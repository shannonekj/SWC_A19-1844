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44780EED" w:rsidR="00DB4792" w:rsidRDefault="00DB4792" w:rsidP="006070CC">
      <w:pPr>
        <w:rPr>
          <w:rFonts w:ascii="Times" w:hAnsi="Times"/>
          <w:b/>
          <w:bCs/>
          <w:u w:val="single"/>
        </w:rPr>
      </w:pPr>
      <w:r w:rsidRPr="00C93007">
        <w:rPr>
          <w:rFonts w:ascii="Times" w:hAnsi="Times"/>
          <w:b/>
          <w:bCs/>
          <w:u w:val="single"/>
        </w:rPr>
        <w:t>Tables &amp; Figures</w:t>
      </w:r>
    </w:p>
    <w:p w14:paraId="78308614" w14:textId="3C87F3AA" w:rsidR="00DB4792" w:rsidRPr="00D417D1" w:rsidRDefault="00DB4792" w:rsidP="00DB4792">
      <w:pPr>
        <w:rPr>
          <w:rFonts w:ascii="Times New Roman" w:eastAsia="Times New Roman" w:hAnsi="Times New Roman" w:cs="Times New Roman"/>
        </w:rPr>
      </w:pPr>
      <w:r w:rsidRPr="00E72B58">
        <w:rPr>
          <w:rFonts w:ascii="Times New Roman" w:eastAsia="Times New Roman" w:hAnsi="Times New Roman" w:cs="Times New Roman"/>
          <w:b/>
          <w:bCs/>
        </w:rPr>
        <w:t>Table 1</w:t>
      </w:r>
      <w:r w:rsidRPr="00D417D1">
        <w:rPr>
          <w:rFonts w:ascii="Times New Roman" w:eastAsia="Times New Roman" w:hAnsi="Times New Roman" w:cs="Times New Roman"/>
        </w:rPr>
        <w:t>. List and description of deliverables with the status of each task.</w:t>
      </w:r>
      <w:r w:rsidR="00AA55ED">
        <w:rPr>
          <w:rFonts w:ascii="Times New Roman" w:eastAsia="Times New Roman" w:hAnsi="Times New Roman" w:cs="Times New Roman"/>
        </w:rPr>
        <w:t xml:space="preserve"> Tasks were re-ordered according to the chronological steps taken to carry out the primary goal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1B2E4EFC"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Task 1.</w:t>
            </w:r>
            <w:r w:rsidR="00AA55ED">
              <w:rPr>
                <w:rFonts w:ascii="Times New Roman" w:eastAsia="Times New Roman" w:hAnsi="Times New Roman" w:cs="Times New Roman"/>
                <w:b/>
              </w:rPr>
              <w:t>1</w:t>
            </w:r>
            <w:r w:rsidRPr="00D417D1">
              <w:rPr>
                <w:rFonts w:ascii="Times New Roman" w:eastAsia="Times New Roman" w:hAnsi="Times New Roman" w:cs="Times New Roman"/>
                <w:b/>
              </w:rPr>
              <w:t xml:space="preserve">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sidR="00AA55ED">
              <w:rPr>
                <w:rFonts w:ascii="Times New Roman" w:eastAsia="Times New Roman" w:hAnsi="Times New Roman" w:cs="Times New Roman"/>
                <w:b/>
              </w:rPr>
              <w:t xml:space="preserve"> &amp; assembly</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66F7ED5" w14:textId="14E20D1C" w:rsidR="00DB4792" w:rsidRPr="00C933E6" w:rsidRDefault="00AA55ED"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2B3D45AB"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PacBio </w:t>
            </w:r>
            <w:r w:rsidR="00571167">
              <w:rPr>
                <w:rFonts w:ascii="Times New Roman" w:eastAsia="Times New Roman" w:hAnsi="Times New Roman" w:cs="Times New Roman"/>
              </w:rPr>
              <w:t xml:space="preserve">Library </w:t>
            </w:r>
            <w:r w:rsidRPr="00D417D1">
              <w:rPr>
                <w:rFonts w:ascii="Times New Roman" w:eastAsia="Times New Roman" w:hAnsi="Times New Roman" w:cs="Times New Roman"/>
              </w:rPr>
              <w:t>Prep</w:t>
            </w:r>
          </w:p>
        </w:tc>
        <w:tc>
          <w:tcPr>
            <w:tcW w:w="3061" w:type="dxa"/>
            <w:tcBorders>
              <w:bottom w:val="single" w:sz="8" w:space="0" w:color="000001"/>
              <w:right w:val="single" w:sz="8" w:space="0" w:color="000001"/>
            </w:tcBorders>
            <w:shd w:val="clear" w:color="auto" w:fill="auto"/>
            <w:vAlign w:val="bottom"/>
          </w:tcPr>
          <w:p w14:paraId="5046B4F4" w14:textId="2E1D2A24"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19C3E178" w14:textId="3859EFA4"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5ACB6E47" w:rsidR="00DB4792"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IPA</w:t>
            </w:r>
            <w:r w:rsidR="00DB4792"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3D355AF3" w14:textId="7F948CB2"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0376B619" w:rsidR="00DB4792"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1" w:type="dxa"/>
            <w:tcBorders>
              <w:bottom w:val="single" w:sz="8" w:space="0" w:color="000001"/>
              <w:right w:val="single" w:sz="8" w:space="0" w:color="000001"/>
            </w:tcBorders>
            <w:shd w:val="clear" w:color="auto" w:fill="auto"/>
            <w:vAlign w:val="bottom"/>
          </w:tcPr>
          <w:p w14:paraId="0E1FC23F" w14:textId="15C79CBB"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7441AFDF" w14:textId="77777777" w:rsidTr="004E7C2D">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3F1A6FD9" w14:textId="0619E152" w:rsidR="00AA55ED" w:rsidRPr="00D417D1" w:rsidRDefault="00AA55ED" w:rsidP="004E7C2D">
            <w:pPr>
              <w:rPr>
                <w:rFonts w:ascii="Times New Roman" w:eastAsia="Times New Roman" w:hAnsi="Times New Roman" w:cs="Times New Roman"/>
                <w:b/>
              </w:rPr>
            </w:pPr>
            <w:r w:rsidRPr="00D417D1">
              <w:rPr>
                <w:rFonts w:ascii="Times New Roman" w:eastAsia="Times New Roman" w:hAnsi="Times New Roman" w:cs="Times New Roman"/>
                <w:b/>
              </w:rPr>
              <w:t>Task 1.</w:t>
            </w:r>
            <w:r>
              <w:rPr>
                <w:rFonts w:ascii="Times New Roman" w:eastAsia="Times New Roman" w:hAnsi="Times New Roman" w:cs="Times New Roman"/>
                <w:b/>
              </w:rPr>
              <w:t>2</w:t>
            </w:r>
            <w:r w:rsidRPr="00D417D1">
              <w:rPr>
                <w:rFonts w:ascii="Times New Roman" w:eastAsia="Times New Roman" w:hAnsi="Times New Roman" w:cs="Times New Roman"/>
                <w:b/>
              </w:rPr>
              <w:t xml:space="preserve">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AA55ED" w:rsidRPr="00D417D1" w14:paraId="616B330B" w14:textId="77777777" w:rsidTr="004E7C2D">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04E84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324F1BB2"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1FE64ED6" w14:textId="77777777" w:rsidR="00AA55ED" w:rsidRPr="00C933E6" w:rsidRDefault="00AA55ED" w:rsidP="004E7C2D">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AA55ED" w:rsidRPr="00D417D1" w14:paraId="3F8496C2" w14:textId="77777777" w:rsidTr="004E7C2D">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68921BE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844CD1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127C242D" w14:textId="77777777" w:rsidR="00AA55ED" w:rsidRPr="00C933E6" w:rsidRDefault="00AA55ED"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133B965B" w14:textId="77777777" w:rsidTr="004E7C2D">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C986418" w14:textId="77777777" w:rsidR="00AA55ED" w:rsidRPr="00D417D1" w:rsidRDefault="00AA55ED" w:rsidP="004E7C2D">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D44E1D5"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36987E8C" w14:textId="77777777" w:rsidR="00AA55ED" w:rsidRPr="00C933E6" w:rsidRDefault="00AA55ED"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10EAE231" w14:textId="77777777" w:rsidTr="004E7C2D">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7003DE33" w14:textId="77777777" w:rsidR="00AA55ED" w:rsidRPr="00D417D1" w:rsidRDefault="00AA55ED" w:rsidP="004E7C2D">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5F702CC2" w14:textId="2EAF715B" w:rsidR="00AA55ED" w:rsidRPr="00D417D1" w:rsidRDefault="00571167" w:rsidP="004E7C2D">
            <w:pPr>
              <w:rPr>
                <w:rFonts w:ascii="Times New Roman" w:eastAsia="Times New Roman" w:hAnsi="Times New Roman" w:cs="Times New Roman"/>
              </w:rPr>
            </w:pPr>
            <w:r>
              <w:rPr>
                <w:rFonts w:ascii="Times New Roman" w:eastAsia="Times New Roman" w:hAnsi="Times New Roman" w:cs="Times New Roman"/>
              </w:rPr>
              <w:t>Scaff10X</w:t>
            </w:r>
            <w:r w:rsidR="00AA55ED"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tcPr>
          <w:p w14:paraId="46ADB44E" w14:textId="243CB645" w:rsidR="00AA55ED" w:rsidRPr="00C933E6" w:rsidRDefault="00571167"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AA55ED" w:rsidRPr="00D417D1" w14:paraId="1D6FAFA3" w14:textId="77777777" w:rsidTr="004E7C2D">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DF41AB7" w14:textId="77777777" w:rsidR="00AA55ED" w:rsidRPr="00D417D1" w:rsidRDefault="00AA55ED" w:rsidP="004E7C2D">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38B198B3" w14:textId="68370F1C" w:rsidR="00AA55ED" w:rsidRPr="00D417D1" w:rsidRDefault="00571167" w:rsidP="004E7C2D">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1" w:type="dxa"/>
            <w:tcBorders>
              <w:bottom w:val="single" w:sz="8" w:space="0" w:color="000001"/>
              <w:right w:val="single" w:sz="8" w:space="0" w:color="000001"/>
            </w:tcBorders>
            <w:shd w:val="clear" w:color="auto" w:fill="auto"/>
            <w:vAlign w:val="bottom"/>
          </w:tcPr>
          <w:p w14:paraId="658E4165" w14:textId="13BC9E2B" w:rsidR="00AA55ED" w:rsidRPr="00C933E6" w:rsidRDefault="00571167" w:rsidP="004E7C2D">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6A8DC376" w14:textId="16537ECE"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D58516C" w14:textId="246608B8"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E6448E9" w14:textId="18851D6B"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3A49332D"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23937969" w:rsidR="00DB4792"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BUSCO &amp; Summary Statistics</w:t>
            </w:r>
          </w:p>
        </w:tc>
        <w:tc>
          <w:tcPr>
            <w:tcW w:w="3061" w:type="dxa"/>
            <w:tcBorders>
              <w:bottom w:val="single" w:sz="8" w:space="0" w:color="000001"/>
              <w:right w:val="single" w:sz="8" w:space="0" w:color="000001"/>
            </w:tcBorders>
            <w:shd w:val="clear" w:color="auto" w:fill="auto"/>
            <w:vAlign w:val="bottom"/>
          </w:tcPr>
          <w:p w14:paraId="46D68831" w14:textId="3A1706ED"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3902722A" w:rsidR="00DB4792" w:rsidRPr="00D417D1" w:rsidRDefault="00571167" w:rsidP="009D326B">
            <w:pPr>
              <w:rPr>
                <w:rFonts w:ascii="Times New Roman" w:eastAsia="Times New Roman" w:hAnsi="Times New Roman" w:cs="Times New Roman"/>
              </w:rPr>
            </w:pPr>
            <w:proofErr w:type="spellStart"/>
            <w:r>
              <w:rPr>
                <w:rFonts w:ascii="Times New Roman" w:eastAsia="Times New Roman" w:hAnsi="Times New Roman" w:cs="Times New Roman"/>
              </w:rPr>
              <w:t>Chromonomer</w:t>
            </w:r>
            <w:proofErr w:type="spellEnd"/>
            <w:r>
              <w:rPr>
                <w:rFonts w:ascii="Times New Roman" w:eastAsia="Times New Roman" w:hAnsi="Times New Roman" w:cs="Times New Roman"/>
              </w:rPr>
              <w:t xml:space="preserve"> chromosome anchoring</w:t>
            </w:r>
          </w:p>
        </w:tc>
        <w:tc>
          <w:tcPr>
            <w:tcW w:w="3061" w:type="dxa"/>
            <w:tcBorders>
              <w:bottom w:val="single" w:sz="8" w:space="0" w:color="000001"/>
              <w:right w:val="single" w:sz="8" w:space="0" w:color="000001"/>
            </w:tcBorders>
            <w:shd w:val="clear" w:color="auto" w:fill="auto"/>
            <w:vAlign w:val="bottom"/>
          </w:tcPr>
          <w:p w14:paraId="3B537AFB" w14:textId="09B34074"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181233C4"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w:t>
            </w:r>
            <w:r w:rsidR="0038097F">
              <w:rPr>
                <w:rFonts w:ascii="Times New Roman" w:eastAsia="Times New Roman" w:hAnsi="Times New Roman" w:cs="Times New Roman"/>
                <w:b/>
                <w:u w:val="single"/>
              </w:rPr>
              <w:t xml:space="preserve"> </w:t>
            </w:r>
            <w:r w:rsidRPr="00C933E6">
              <w:rPr>
                <w:rFonts w:ascii="Times New Roman" w:eastAsia="Times New Roman" w:hAnsi="Times New Roman" w:cs="Times New Roman"/>
                <w:b/>
                <w:u w:val="single"/>
              </w:rPr>
              <w:t>seq</w:t>
            </w:r>
            <w:r w:rsidR="0038097F">
              <w:rPr>
                <w:rFonts w:ascii="Times New Roman" w:eastAsia="Times New Roman" w:hAnsi="Times New Roman" w:cs="Times New Roman"/>
                <w:b/>
                <w:u w:val="single"/>
              </w:rPr>
              <w:t>uencing</w:t>
            </w:r>
            <w:r w:rsidRPr="00C933E6">
              <w:rPr>
                <w:rFonts w:ascii="Times New Roman" w:eastAsia="Times New Roman" w:hAnsi="Times New Roman" w:cs="Times New Roman"/>
                <w:b/>
                <w:u w:val="single"/>
              </w:rPr>
              <w:t xml:space="preserve"> data &amp; </w:t>
            </w:r>
            <w:r w:rsidR="00571167">
              <w:rPr>
                <w:rFonts w:ascii="Times New Roman" w:eastAsia="Times New Roman" w:hAnsi="Times New Roman" w:cs="Times New Roman"/>
                <w:b/>
                <w:u w:val="single"/>
              </w:rPr>
              <w:t>completed</w:t>
            </w:r>
            <w:r w:rsidRPr="00C933E6">
              <w:rPr>
                <w:rFonts w:ascii="Times New Roman" w:eastAsia="Times New Roman" w:hAnsi="Times New Roman" w:cs="Times New Roman"/>
                <w:b/>
                <w:u w:val="single"/>
              </w:rPr>
              <w:t xml:space="preserve">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lastRenderedPageBreak/>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3C5D3333" w14:textId="44ACC913"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073000F8"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w:t>
            </w:r>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34CF717F" w14:textId="3327FBB2"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w:t>
            </w:r>
            <w:r w:rsidRPr="0038097F">
              <w:rPr>
                <w:rFonts w:ascii="Times New Roman" w:eastAsia="Times New Roman" w:hAnsi="Times New Roman" w:cs="Times New Roman"/>
                <w:b/>
                <w:vertAlign w:val="subscript"/>
              </w:rPr>
              <w:t>e</w:t>
            </w:r>
            <w:r w:rsidRPr="00C933E6">
              <w:rPr>
                <w:rFonts w:ascii="Times New Roman" w:eastAsia="Times New Roman" w:hAnsi="Times New Roman" w:cs="Times New Roman"/>
                <w:b/>
              </w:rPr>
              <w:t xml:space="preserv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5E3B10C"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167267D3"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w:t>
            </w:r>
            <w:r w:rsidRPr="0038097F">
              <w:rPr>
                <w:rFonts w:ascii="Times New Roman" w:eastAsia="Times New Roman" w:hAnsi="Times New Roman" w:cs="Times New Roman"/>
                <w:vertAlign w:val="subscript"/>
              </w:rPr>
              <w:t>e</w:t>
            </w:r>
          </w:p>
        </w:tc>
        <w:tc>
          <w:tcPr>
            <w:tcW w:w="3735" w:type="dxa"/>
            <w:tcBorders>
              <w:bottom w:val="single" w:sz="8" w:space="0" w:color="000001"/>
              <w:right w:val="single" w:sz="8" w:space="0" w:color="C5BEB0"/>
            </w:tcBorders>
            <w:shd w:val="clear" w:color="auto" w:fill="auto"/>
          </w:tcPr>
          <w:p w14:paraId="10A11811" w14:textId="5E402D9B"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Temporal </w:t>
            </w:r>
            <w:r w:rsidR="0038097F" w:rsidRPr="00D417D1">
              <w:rPr>
                <w:rFonts w:ascii="Times New Roman" w:eastAsia="Times New Roman" w:hAnsi="Times New Roman" w:cs="Times New Roman"/>
              </w:rPr>
              <w:t>N</w:t>
            </w:r>
            <w:r w:rsidR="0038097F" w:rsidRPr="0038097F">
              <w:rPr>
                <w:rFonts w:ascii="Times New Roman" w:eastAsia="Times New Roman" w:hAnsi="Times New Roman" w:cs="Times New Roman"/>
                <w:vertAlign w:val="subscript"/>
              </w:rPr>
              <w:t>e</w:t>
            </w:r>
          </w:p>
          <w:p w14:paraId="0F24F243" w14:textId="3E05C359" w:rsidR="00DB4792" w:rsidRPr="00D417D1" w:rsidRDefault="00DB4792" w:rsidP="009D326B">
            <w:pPr>
              <w:rPr>
                <w:rFonts w:ascii="Times New Roman" w:eastAsia="Times New Roman" w:hAnsi="Times New Roman" w:cs="Times New Roman"/>
              </w:rPr>
            </w:pPr>
          </w:p>
        </w:tc>
        <w:tc>
          <w:tcPr>
            <w:tcW w:w="3061" w:type="dxa"/>
            <w:tcBorders>
              <w:bottom w:val="single" w:sz="8" w:space="0" w:color="000001"/>
              <w:right w:val="single" w:sz="8" w:space="0" w:color="000001"/>
            </w:tcBorders>
            <w:shd w:val="clear" w:color="auto" w:fill="auto"/>
            <w:vAlign w:val="bottom"/>
          </w:tcPr>
          <w:p w14:paraId="176E9CA7" w14:textId="65E37649" w:rsidR="00DB4792"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571167" w:rsidRPr="00D417D1" w14:paraId="655AF0B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4E1D145" w14:textId="376FB8B2" w:rsidR="00571167"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c. Quantify Genetic Diversity</w:t>
            </w:r>
          </w:p>
        </w:tc>
        <w:tc>
          <w:tcPr>
            <w:tcW w:w="3735" w:type="dxa"/>
            <w:tcBorders>
              <w:bottom w:val="single" w:sz="8" w:space="0" w:color="000001"/>
              <w:right w:val="single" w:sz="8" w:space="0" w:color="C5BEB0"/>
            </w:tcBorders>
            <w:shd w:val="clear" w:color="auto" w:fill="auto"/>
          </w:tcPr>
          <w:p w14:paraId="6625F9CA" w14:textId="30C5C903" w:rsidR="00571167"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Theta estimates</w:t>
            </w:r>
          </w:p>
        </w:tc>
        <w:tc>
          <w:tcPr>
            <w:tcW w:w="3061" w:type="dxa"/>
            <w:tcBorders>
              <w:bottom w:val="single" w:sz="8" w:space="0" w:color="000001"/>
              <w:right w:val="single" w:sz="8" w:space="0" w:color="000001"/>
            </w:tcBorders>
            <w:shd w:val="clear" w:color="auto" w:fill="auto"/>
            <w:vAlign w:val="bottom"/>
          </w:tcPr>
          <w:p w14:paraId="59EC9D49" w14:textId="3F148333" w:rsidR="00571167"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commentRangeStart w:id="0"/>
            <w:r w:rsidRPr="00C933E6">
              <w:rPr>
                <w:rFonts w:ascii="Times New Roman" w:eastAsia="Times New Roman" w:hAnsi="Times New Roman" w:cs="Times New Roman"/>
                <w:b/>
                <w:u w:val="single"/>
              </w:rPr>
              <w:t xml:space="preserve">Task 3. Domestication selection </w:t>
            </w:r>
            <w:commentRangeEnd w:id="0"/>
            <w:r w:rsidR="00571167">
              <w:rPr>
                <w:rStyle w:val="CommentReference"/>
              </w:rPr>
              <w:commentReference w:id="0"/>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4EE03F00"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w:t>
            </w:r>
            <w:r w:rsidR="0038097F">
              <w:rPr>
                <w:rFonts w:ascii="Times New Roman" w:eastAsia="Times New Roman" w:hAnsi="Times New Roman" w:cs="Times New Roman"/>
                <w:b/>
              </w:rPr>
              <w:t xml:space="preserve"> </w:t>
            </w:r>
            <w:r w:rsidRPr="00C933E6">
              <w:rPr>
                <w:rFonts w:ascii="Times New Roman" w:eastAsia="Times New Roman" w:hAnsi="Times New Roman" w:cs="Times New Roman"/>
                <w:b/>
              </w:rPr>
              <w:t>seq</w:t>
            </w:r>
            <w:r w:rsidR="0038097F">
              <w:rPr>
                <w:rFonts w:ascii="Times New Roman" w:eastAsia="Times New Roman" w:hAnsi="Times New Roman" w:cs="Times New Roman"/>
                <w:b/>
              </w:rPr>
              <w:t>uencing</w:t>
            </w:r>
            <w:r w:rsidRPr="00C933E6">
              <w:rPr>
                <w:rFonts w:ascii="Times New Roman" w:eastAsia="Times New Roman" w:hAnsi="Times New Roman" w:cs="Times New Roman"/>
                <w:b/>
              </w:rPr>
              <w:t xml:space="preserve">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53C4FFBC"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w:t>
            </w:r>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084AC431"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lastRenderedPageBreak/>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676B48BE" w:rsidR="00DB4792" w:rsidRPr="00D417D1"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6CDDC291" w:rsidR="00DB4792" w:rsidRPr="00D417D1" w:rsidRDefault="00571167" w:rsidP="009D326B">
            <w:pPr>
              <w:widowControl w:val="0"/>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5AB18C40"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w:t>
            </w:r>
            <w:r w:rsidR="0038097F">
              <w:rPr>
                <w:rFonts w:ascii="Times New Roman" w:eastAsia="Times New Roman" w:hAnsi="Times New Roman" w:cs="Times New Roman"/>
              </w:rPr>
              <w:t xml:space="preserve"> </w:t>
            </w:r>
            <w:r w:rsidRPr="00D417D1">
              <w:rPr>
                <w:rFonts w:ascii="Times New Roman" w:eastAsia="Times New Roman" w:hAnsi="Times New Roman" w:cs="Times New Roman"/>
              </w:rPr>
              <w:t>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571167" w:rsidRPr="00D417D1" w14:paraId="39447CE8" w14:textId="77777777" w:rsidTr="00527698">
        <w:trPr>
          <w:trHeight w:val="320"/>
        </w:trPr>
        <w:tc>
          <w:tcPr>
            <w:tcW w:w="2324" w:type="dxa"/>
            <w:vMerge w:val="restart"/>
            <w:tcBorders>
              <w:left w:val="single" w:sz="8" w:space="0" w:color="000001"/>
              <w:right w:val="single" w:sz="8" w:space="0" w:color="C5BEB0"/>
            </w:tcBorders>
            <w:shd w:val="clear" w:color="auto" w:fill="auto"/>
            <w:tcMar>
              <w:left w:w="30" w:type="dxa"/>
            </w:tcMar>
          </w:tcPr>
          <w:p w14:paraId="1D197444" w14:textId="77777777" w:rsidR="00571167" w:rsidRPr="00D417D1" w:rsidRDefault="00571167"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571167" w:rsidRPr="00D417D1" w:rsidRDefault="00571167"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571167" w:rsidRPr="00C933E6" w:rsidRDefault="00571167"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571167" w:rsidRPr="00D417D1" w14:paraId="7A9CD3EF" w14:textId="77777777" w:rsidTr="00527698">
        <w:trPr>
          <w:trHeight w:val="320"/>
        </w:trPr>
        <w:tc>
          <w:tcPr>
            <w:tcW w:w="2324" w:type="dxa"/>
            <w:vMerge/>
            <w:tcBorders>
              <w:left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571167" w:rsidRPr="00D417D1" w:rsidRDefault="00571167"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571167" w:rsidRPr="00D417D1" w:rsidRDefault="00571167"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571167" w:rsidRPr="00C933E6" w:rsidRDefault="00571167"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571167" w:rsidRPr="00D417D1" w14:paraId="1FDA8772" w14:textId="77777777" w:rsidTr="00527698">
        <w:trPr>
          <w:trHeight w:val="320"/>
        </w:trPr>
        <w:tc>
          <w:tcPr>
            <w:tcW w:w="2324" w:type="dxa"/>
            <w:vMerge/>
            <w:tcBorders>
              <w:left w:val="single" w:sz="8" w:space="0" w:color="000001"/>
              <w:bottom w:val="single" w:sz="8" w:space="0" w:color="000001"/>
              <w:right w:val="single" w:sz="8" w:space="0" w:color="C5BEB0"/>
            </w:tcBorders>
            <w:shd w:val="clear" w:color="auto" w:fill="auto"/>
            <w:tcMar>
              <w:top w:w="100" w:type="dxa"/>
              <w:left w:w="100" w:type="dxa"/>
              <w:bottom w:w="100" w:type="dxa"/>
              <w:right w:w="100" w:type="dxa"/>
            </w:tcMar>
          </w:tcPr>
          <w:p w14:paraId="1118E8C0" w14:textId="77777777" w:rsidR="00571167" w:rsidRPr="00D417D1" w:rsidRDefault="00571167"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03A5C294" w14:textId="06CA4F2B" w:rsidR="00571167" w:rsidRPr="00D417D1" w:rsidRDefault="00571167" w:rsidP="009D326B">
            <w:pPr>
              <w:rPr>
                <w:rFonts w:ascii="Times New Roman" w:eastAsia="Times New Roman" w:hAnsi="Times New Roman" w:cs="Times New Roman"/>
              </w:rPr>
            </w:pPr>
            <w:r>
              <w:rPr>
                <w:rFonts w:ascii="Times New Roman" w:eastAsia="Times New Roman" w:hAnsi="Times New Roman" w:cs="Times New Roman"/>
              </w:rPr>
              <w:t>K-mer analysis</w:t>
            </w:r>
          </w:p>
        </w:tc>
        <w:tc>
          <w:tcPr>
            <w:tcW w:w="3061" w:type="dxa"/>
            <w:tcBorders>
              <w:bottom w:val="single" w:sz="8" w:space="0" w:color="000001"/>
              <w:right w:val="single" w:sz="8" w:space="0" w:color="000001"/>
            </w:tcBorders>
            <w:shd w:val="clear" w:color="auto" w:fill="auto"/>
            <w:vAlign w:val="bottom"/>
          </w:tcPr>
          <w:p w14:paraId="09265D6B" w14:textId="13CC8B62" w:rsidR="00571167" w:rsidRPr="00C933E6"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0F045B89" w:rsidR="00DB4792" w:rsidRPr="00D417D1"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N</w:t>
            </w:r>
            <w:r>
              <w:rPr>
                <w:rFonts w:ascii="Times New Roman" w:eastAsia="Times New Roman" w:hAnsi="Times New Roman" w:cs="Times New Roman"/>
              </w:rPr>
              <w:t>/</w:t>
            </w:r>
            <w:r w:rsidR="005B5E46">
              <w:rPr>
                <w:rFonts w:ascii="Times New Roman" w:eastAsia="Times New Roman" w:hAnsi="Times New Roman" w:cs="Times New Roman"/>
              </w:rPr>
              <w:t>A</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5331862B" w:rsidR="00DB4792" w:rsidRPr="00D417D1" w:rsidRDefault="00571167" w:rsidP="009D326B">
            <w:pPr>
              <w:jc w:val="center"/>
              <w:rPr>
                <w:rFonts w:ascii="Times New Roman" w:eastAsia="Times New Roman" w:hAnsi="Times New Roman" w:cs="Times New Roman"/>
              </w:rPr>
            </w:pPr>
            <w:r>
              <w:rPr>
                <w:rFonts w:ascii="Times New Roman" w:eastAsia="Times New Roman" w:hAnsi="Times New Roman" w:cs="Times New Roman"/>
              </w:rPr>
              <w:t>N/A</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35386273"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w:t>
      </w:r>
      <w:r w:rsidR="005B5E46">
        <w:rPr>
          <w:rFonts w:ascii="Times New Roman" w:eastAsia="Times New Roman" w:hAnsi="Times New Roman" w:cs="Times New Roman"/>
        </w:rPr>
        <w:t xml:space="preserve"> four </w:t>
      </w:r>
      <w:r>
        <w:rPr>
          <w:rFonts w:ascii="Times New Roman" w:eastAsia="Times New Roman" w:hAnsi="Times New Roman" w:cs="Times New Roman"/>
        </w:rPr>
        <w:t>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A048B9C"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4C52BE3"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29</w:t>
            </w: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5303E950"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7DE3E84D" w:rsidR="00DB4792" w:rsidRPr="00F77965" w:rsidRDefault="00941B2E" w:rsidP="002D387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2B9CE4E" w:rsidR="00572F39" w:rsidRDefault="00B54A60" w:rsidP="00DB4792">
      <w:pPr>
        <w:rPr>
          <w:rFonts w:ascii="Times" w:hAnsi="Times"/>
        </w:rPr>
      </w:pPr>
      <w:r>
        <w:rPr>
          <w:rFonts w:ascii="Times" w:hAnsi="Times"/>
          <w:b/>
          <w:bCs/>
        </w:rPr>
        <w:lastRenderedPageBreak/>
        <w:t xml:space="preserve">Table 5.  </w:t>
      </w:r>
      <w:r w:rsidR="005B5E46">
        <w:rPr>
          <w:rFonts w:ascii="Times" w:hAnsi="Times"/>
        </w:rPr>
        <w:t xml:space="preserve">The chromosome </w:t>
      </w:r>
      <w:r>
        <w:rPr>
          <w:rFonts w:ascii="Times" w:hAnsi="Times"/>
        </w:rPr>
        <w:t xml:space="preserve">counts </w:t>
      </w:r>
      <w:r w:rsidR="005B5E46">
        <w:rPr>
          <w:rFonts w:ascii="Times" w:hAnsi="Times"/>
        </w:rPr>
        <w:t>for</w:t>
      </w:r>
      <w:r>
        <w:rPr>
          <w:rFonts w:ascii="Times" w:hAnsi="Times"/>
        </w:rPr>
        <w:t xml:space="preserve"> delta smelt</w:t>
      </w:r>
      <w:r w:rsidR="005B5E46">
        <w:rPr>
          <w:rFonts w:ascii="Times" w:hAnsi="Times"/>
        </w:rPr>
        <w:t xml:space="preserve"> during the karyotyping experiment </w:t>
      </w:r>
      <w:r>
        <w:rPr>
          <w:rFonts w:ascii="Times" w:hAnsi="Times"/>
        </w:rPr>
        <w:t>indicate</w:t>
      </w:r>
      <w:r w:rsidR="005B5E46">
        <w:rPr>
          <w:rFonts w:ascii="Times" w:hAnsi="Times"/>
        </w:rPr>
        <w:t xml:space="preserve"> that the</w:t>
      </w:r>
      <w:r>
        <w:rPr>
          <w:rFonts w:ascii="Times" w:hAnsi="Times"/>
        </w:rPr>
        <w:t xml:space="preserve"> 2n diploid number</w:t>
      </w:r>
      <w:r w:rsidR="005B5E46">
        <w:rPr>
          <w:rFonts w:ascii="Times" w:hAnsi="Times"/>
        </w:rPr>
        <w:t xml:space="preserve"> in delta smelt</w:t>
      </w:r>
      <w:r>
        <w:rPr>
          <w:rFonts w:ascii="Times" w:hAnsi="Times"/>
        </w:rPr>
        <w:t xml:space="preserve"> is 56</w:t>
      </w:r>
      <w:r w:rsidR="00634818">
        <w:rPr>
          <w:rFonts w:ascii="Times" w:hAnsi="Times"/>
        </w:rPr>
        <w:t>. This means that delta smelt have two sets of 28 unique chromosomes. See Figure 6.</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1D12B7">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0C142323" w14:textId="46847C07" w:rsidR="00634818" w:rsidRDefault="008808BB" w:rsidP="00634818">
      <w:pPr>
        <w:rPr>
          <w:rFonts w:ascii="Times" w:hAnsi="Times"/>
        </w:rPr>
      </w:pPr>
      <w:r>
        <w:rPr>
          <w:rFonts w:ascii="Times" w:hAnsi="Times"/>
          <w:b/>
          <w:bCs/>
        </w:rPr>
        <w:lastRenderedPageBreak/>
        <w:t xml:space="preserve">Table 6. </w:t>
      </w:r>
      <w:r>
        <w:rPr>
          <w:rFonts w:ascii="Times" w:hAnsi="Times"/>
        </w:rPr>
        <w:t>List of outlier individuals</w:t>
      </w:r>
      <w:r w:rsidR="00634818">
        <w:rPr>
          <w:rFonts w:ascii="Times" w:hAnsi="Times"/>
        </w:rPr>
        <w:t xml:space="preserve">, arranged by </w:t>
      </w:r>
      <w:r w:rsidR="002F2399">
        <w:rPr>
          <w:rFonts w:ascii="Times" w:hAnsi="Times"/>
        </w:rPr>
        <w:t>birth year,</w:t>
      </w:r>
      <w:r w:rsidR="005B5E46">
        <w:rPr>
          <w:rFonts w:ascii="Times" w:hAnsi="Times"/>
        </w:rPr>
        <w:t xml:space="preserve"> that did not pass filtering and quality control</w:t>
      </w:r>
      <w:r>
        <w:rPr>
          <w:rFonts w:ascii="Times" w:hAnsi="Times"/>
        </w:rPr>
        <w:t>.</w:t>
      </w:r>
      <w:r w:rsidR="00634818">
        <w:rPr>
          <w:rFonts w:ascii="Times" w:hAnsi="Times"/>
        </w:rPr>
        <w:t xml:space="preserve"> Outliers</w:t>
      </w:r>
      <w:r>
        <w:rPr>
          <w:rFonts w:ascii="Times" w:hAnsi="Times"/>
        </w:rPr>
        <w:t xml:space="preserve"> listed could be hybrids or data could contain a technical artifact from sequencing</w:t>
      </w:r>
      <w:r w:rsidR="002F2399">
        <w:rPr>
          <w:rFonts w:ascii="Times" w:hAnsi="Times"/>
        </w:rPr>
        <w:t xml:space="preserve"> and we’re identified as having a PC &gt; 0.01 and/or PC2 &lt;-0.01</w:t>
      </w:r>
      <w:r>
        <w:rPr>
          <w:rFonts w:ascii="Times" w:hAnsi="Times"/>
        </w:rPr>
        <w:t>.</w:t>
      </w:r>
      <w:r w:rsidR="00634818">
        <w:rPr>
          <w:rFonts w:ascii="Times" w:hAnsi="Times"/>
        </w:rPr>
        <w:t xml:space="preserve"> </w:t>
      </w:r>
    </w:p>
    <w:p w14:paraId="6396F7B3" w14:textId="77777777" w:rsidR="002F2399" w:rsidRDefault="002F2399" w:rsidP="00634818">
      <w:pPr>
        <w:rPr>
          <w:rFonts w:ascii="Times" w:hAnsi="Times"/>
        </w:rPr>
      </w:pPr>
    </w:p>
    <w:tbl>
      <w:tblPr>
        <w:tblStyle w:val="GridTable1Light"/>
        <w:tblW w:w="0" w:type="auto"/>
        <w:jc w:val="center"/>
        <w:tblLook w:val="04A0" w:firstRow="1" w:lastRow="0" w:firstColumn="1" w:lastColumn="0" w:noHBand="0" w:noVBand="1"/>
      </w:tblPr>
      <w:tblGrid>
        <w:gridCol w:w="1616"/>
      </w:tblGrid>
      <w:tr w:rsidR="008808BB" w14:paraId="537F68A9" w14:textId="77777777" w:rsidTr="002F23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26FBBAB" w14:textId="41660A4E" w:rsidR="008808BB" w:rsidRDefault="008808BB" w:rsidP="008808BB">
            <w:pPr>
              <w:jc w:val="center"/>
              <w:rPr>
                <w:rFonts w:ascii="Times" w:hAnsi="Times"/>
              </w:rPr>
            </w:pPr>
            <w:r>
              <w:rPr>
                <w:rFonts w:ascii="Times" w:hAnsi="Times"/>
              </w:rPr>
              <w:t>Individual ID</w:t>
            </w:r>
          </w:p>
        </w:tc>
      </w:tr>
      <w:tr w:rsidR="00634818" w14:paraId="59CBEC75"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DEF78E" w14:textId="2EDDA9CF"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Ht02-42_1995</w:t>
            </w:r>
          </w:p>
        </w:tc>
      </w:tr>
      <w:tr w:rsidR="00634818" w14:paraId="40E9C153"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CEC1B3" w14:textId="77798B4E"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Ht02-85_1996</w:t>
            </w:r>
          </w:p>
        </w:tc>
      </w:tr>
      <w:tr w:rsidR="00634818" w14:paraId="1DD09C0F"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B3797" w14:textId="0CE21864"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Ht02-86_1996</w:t>
            </w:r>
          </w:p>
        </w:tc>
      </w:tr>
      <w:tr w:rsidR="00634818" w14:paraId="7C0A0785"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FFBD32" w14:textId="6C2FC83F" w:rsidR="00634818" w:rsidRPr="008808BB" w:rsidRDefault="00634818" w:rsidP="00634818">
            <w:pPr>
              <w:jc w:val="center"/>
              <w:rPr>
                <w:rFonts w:ascii="Times New Roman" w:hAnsi="Times New Roman" w:cs="Times New Roman"/>
                <w:b w:val="0"/>
                <w:bCs w:val="0"/>
              </w:rPr>
            </w:pPr>
            <w:r w:rsidRPr="008808BB">
              <w:rPr>
                <w:rFonts w:ascii="Times New Roman" w:hAnsi="Times New Roman" w:cs="Times New Roman"/>
                <w:b w:val="0"/>
                <w:bCs w:val="0"/>
              </w:rPr>
              <w:t>Ht01-51_1998</w:t>
            </w:r>
          </w:p>
        </w:tc>
      </w:tr>
      <w:tr w:rsidR="002F2399" w14:paraId="5B1A103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CF69C9" w14:textId="7ABF4F11"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Ht03-73_1998</w:t>
            </w:r>
          </w:p>
        </w:tc>
      </w:tr>
      <w:tr w:rsidR="002F2399" w14:paraId="52762282"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ED2A22" w14:textId="18493F4E"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Ht03-76_1998</w:t>
            </w:r>
          </w:p>
        </w:tc>
      </w:tr>
      <w:tr w:rsidR="002F2399" w14:paraId="15D11627"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916ABFF" w14:textId="4D0E5E30"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Ht03-77_1998</w:t>
            </w:r>
          </w:p>
        </w:tc>
      </w:tr>
      <w:tr w:rsidR="002F2399" w14:paraId="7E6CC5E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EF0940E" w14:textId="3B4042E3" w:rsidR="002F2399" w:rsidRPr="008808BB" w:rsidRDefault="002F2399" w:rsidP="002F2399">
            <w:pPr>
              <w:jc w:val="center"/>
              <w:rPr>
                <w:rFonts w:ascii="Times New Roman" w:hAnsi="Times New Roman" w:cs="Times New Roman"/>
              </w:rPr>
            </w:pPr>
            <w:r w:rsidRPr="008808BB">
              <w:rPr>
                <w:rFonts w:ascii="Times New Roman" w:hAnsi="Times New Roman" w:cs="Times New Roman"/>
                <w:b w:val="0"/>
                <w:bCs w:val="0"/>
              </w:rPr>
              <w:t>Ht03-82_1998</w:t>
            </w:r>
          </w:p>
        </w:tc>
      </w:tr>
      <w:tr w:rsidR="002F2399" w14:paraId="1C2E169F"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14B98B5" w14:textId="2B52C413"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Ht04-91_2000</w:t>
            </w:r>
          </w:p>
        </w:tc>
      </w:tr>
      <w:tr w:rsidR="002F2399" w14:paraId="66C6C089"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9B6D99A" w14:textId="2138DCEE"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Ht11-13_2006</w:t>
            </w:r>
          </w:p>
        </w:tc>
      </w:tr>
      <w:tr w:rsidR="002F2399" w14:paraId="1A6878F9"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D52E92" w14:textId="1D8049A4"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Ht20-16_2012</w:t>
            </w:r>
          </w:p>
        </w:tc>
      </w:tr>
      <w:tr w:rsidR="002F2399" w14:paraId="4FC1D69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F5AB85" w14:textId="5D95CE60"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Ht21-31_2013</w:t>
            </w:r>
          </w:p>
        </w:tc>
      </w:tr>
      <w:tr w:rsidR="002F2399" w14:paraId="28CA2972"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5277C8" w14:textId="571B22BF"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Ht21-39_2013</w:t>
            </w:r>
          </w:p>
        </w:tc>
      </w:tr>
      <w:tr w:rsidR="002F2399" w14:paraId="41C931CE"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EA4C291" w14:textId="70BD4AD2"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Ht21-40_2013</w:t>
            </w:r>
          </w:p>
        </w:tc>
      </w:tr>
      <w:tr w:rsidR="002F2399" w14:paraId="1271E5D3"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EB3CAA5" w14:textId="57F13AC2"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Ht33-39_2016</w:t>
            </w:r>
          </w:p>
        </w:tc>
      </w:tr>
      <w:tr w:rsidR="002F2399" w14:paraId="626E3D75"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C48D51" w14:textId="1BC54469"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Ht41-92_2018</w:t>
            </w:r>
          </w:p>
        </w:tc>
      </w:tr>
      <w:tr w:rsidR="002F2399" w14:paraId="2793F1A4"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A389409" w14:textId="33D0846A"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Ht42-06_2018</w:t>
            </w:r>
          </w:p>
        </w:tc>
      </w:tr>
      <w:tr w:rsidR="002F2399" w14:paraId="1E410BD8"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A9E848" w14:textId="1E6F87EA"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Ht42-40_2018</w:t>
            </w:r>
          </w:p>
        </w:tc>
      </w:tr>
      <w:tr w:rsidR="002F2399" w14:paraId="262FE69F" w14:textId="77777777" w:rsidTr="002F239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701058" w14:textId="15F0F343" w:rsidR="002F2399" w:rsidRPr="008808BB" w:rsidRDefault="002F2399" w:rsidP="002F2399">
            <w:pPr>
              <w:jc w:val="center"/>
              <w:rPr>
                <w:rFonts w:ascii="Times New Roman" w:hAnsi="Times New Roman" w:cs="Times New Roman"/>
                <w:b w:val="0"/>
                <w:bCs w:val="0"/>
              </w:rPr>
            </w:pPr>
            <w:r w:rsidRPr="008808BB">
              <w:rPr>
                <w:rFonts w:ascii="Times New Roman" w:hAnsi="Times New Roman" w:cs="Times New Roman"/>
                <w:b w:val="0"/>
                <w:bCs w:val="0"/>
              </w:rPr>
              <w:t>Ht42-22_2019</w:t>
            </w:r>
          </w:p>
        </w:tc>
      </w:tr>
    </w:tbl>
    <w:p w14:paraId="20B5E16F" w14:textId="77777777" w:rsidR="008808BB" w:rsidRDefault="008808BB" w:rsidP="00704EFA">
      <w:pPr>
        <w:rPr>
          <w:rFonts w:ascii="Times" w:hAnsi="Times"/>
        </w:rPr>
      </w:pPr>
    </w:p>
    <w:p w14:paraId="3CB7F6A2" w14:textId="787D715A" w:rsidR="008808BB" w:rsidRDefault="008808BB" w:rsidP="00704EFA">
      <w:pPr>
        <w:rPr>
          <w:rFonts w:ascii="Times" w:hAnsi="Times"/>
          <w:b/>
          <w:bCs/>
        </w:rPr>
      </w:pPr>
      <w:r>
        <w:rPr>
          <w:rFonts w:ascii="Times" w:hAnsi="Times"/>
          <w:b/>
          <w:bCs/>
        </w:rPr>
        <w:br w:type="page"/>
      </w:r>
    </w:p>
    <w:p w14:paraId="2ED51A97" w14:textId="6ED6D24B" w:rsidR="001D12B7" w:rsidRDefault="001D12B7" w:rsidP="00704EFA">
      <w:pPr>
        <w:rPr>
          <w:rFonts w:ascii="Times" w:hAnsi="Times"/>
        </w:rPr>
      </w:pPr>
      <w:r>
        <w:rPr>
          <w:rFonts w:ascii="Times" w:hAnsi="Times"/>
          <w:b/>
          <w:bCs/>
        </w:rPr>
        <w:lastRenderedPageBreak/>
        <w:t xml:space="preserve">Table </w:t>
      </w:r>
      <w:r w:rsidR="008808BB">
        <w:rPr>
          <w:rFonts w:ascii="Times" w:hAnsi="Times"/>
          <w:b/>
          <w:bCs/>
        </w:rPr>
        <w:t>7</w:t>
      </w:r>
      <w:r>
        <w:rPr>
          <w:rFonts w:ascii="Times" w:hAnsi="Times"/>
          <w:b/>
          <w:bCs/>
        </w:rPr>
        <w:t xml:space="preserve">. </w:t>
      </w:r>
      <w:r>
        <w:rPr>
          <w:rFonts w:ascii="Times" w:hAnsi="Times"/>
        </w:rPr>
        <w:t xml:space="preserve">Distribution of the total samples acquired for effective population size estimations. </w:t>
      </w:r>
    </w:p>
    <w:p w14:paraId="424E831A" w14:textId="3158AF61" w:rsidR="00C25AF7" w:rsidRDefault="00C25AF7" w:rsidP="00704EFA">
      <w:pPr>
        <w:rPr>
          <w:rFonts w:ascii="Times" w:hAnsi="Times"/>
        </w:rPr>
      </w:pPr>
    </w:p>
    <w:tbl>
      <w:tblPr>
        <w:tblW w:w="3600" w:type="dxa"/>
        <w:jc w:val="center"/>
        <w:tblLook w:val="04A0" w:firstRow="1" w:lastRow="0" w:firstColumn="1" w:lastColumn="0" w:noHBand="0" w:noVBand="1"/>
      </w:tblPr>
      <w:tblGrid>
        <w:gridCol w:w="1800"/>
        <w:gridCol w:w="1800"/>
      </w:tblGrid>
      <w:tr w:rsidR="001D12B7" w:rsidRPr="00F77965" w14:paraId="64853F0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000000" w:fill="F2F2F2"/>
            <w:noWrap/>
            <w:vAlign w:val="bottom"/>
            <w:hideMark/>
          </w:tcPr>
          <w:p w14:paraId="07A1FF1B" w14:textId="297BF6DC"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Year</w:t>
            </w:r>
          </w:p>
        </w:tc>
        <w:tc>
          <w:tcPr>
            <w:tcW w:w="1800" w:type="dxa"/>
            <w:tcBorders>
              <w:top w:val="single" w:sz="4" w:space="0" w:color="auto"/>
              <w:left w:val="nil"/>
              <w:bottom w:val="single" w:sz="4" w:space="0" w:color="auto"/>
              <w:right w:val="single" w:sz="4" w:space="0" w:color="auto"/>
            </w:tcBorders>
            <w:shd w:val="clear" w:color="000000" w:fill="F2F2F2"/>
            <w:noWrap/>
            <w:vAlign w:val="bottom"/>
            <w:hideMark/>
          </w:tcPr>
          <w:p w14:paraId="442F4560" w14:textId="0EB1EE77"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Individuals</w:t>
            </w:r>
          </w:p>
        </w:tc>
      </w:tr>
      <w:tr w:rsidR="001C1AF9" w:rsidRPr="00F77965" w14:paraId="7AA87DC6"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66CFD080" w14:textId="31827AE0" w:rsidR="001C1AF9" w:rsidRPr="00F77965" w:rsidRDefault="001C1AF9" w:rsidP="001C1AF9">
            <w:pPr>
              <w:jc w:val="center"/>
              <w:rPr>
                <w:rFonts w:ascii="Times New Roman" w:eastAsia="Times New Roman" w:hAnsi="Times New Roman" w:cs="Times New Roman"/>
                <w:color w:val="000000"/>
              </w:rPr>
            </w:pPr>
            <w:r w:rsidRPr="00C03AF8">
              <w:t>1993</w:t>
            </w:r>
          </w:p>
        </w:tc>
        <w:tc>
          <w:tcPr>
            <w:tcW w:w="1800" w:type="dxa"/>
            <w:tcBorders>
              <w:top w:val="single" w:sz="4" w:space="0" w:color="auto"/>
              <w:left w:val="nil"/>
              <w:bottom w:val="single" w:sz="4" w:space="0" w:color="auto"/>
              <w:right w:val="single" w:sz="4" w:space="0" w:color="auto"/>
            </w:tcBorders>
            <w:shd w:val="clear" w:color="auto" w:fill="auto"/>
            <w:noWrap/>
            <w:hideMark/>
          </w:tcPr>
          <w:p w14:paraId="0CE65070" w14:textId="235883AE" w:rsidR="001C1AF9" w:rsidRPr="00F77965" w:rsidRDefault="001C1AF9" w:rsidP="001C1AF9">
            <w:pPr>
              <w:jc w:val="center"/>
              <w:rPr>
                <w:rFonts w:ascii="Times New Roman" w:eastAsia="Times New Roman" w:hAnsi="Times New Roman" w:cs="Times New Roman"/>
                <w:color w:val="000000"/>
              </w:rPr>
            </w:pPr>
            <w:r>
              <w:t>9</w:t>
            </w:r>
          </w:p>
        </w:tc>
      </w:tr>
      <w:tr w:rsidR="001C1AF9" w:rsidRPr="00F77965" w14:paraId="027EEFED"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2CEE11C3" w14:textId="14CB6186" w:rsidR="001C1AF9" w:rsidRPr="00F77965" w:rsidRDefault="001C1AF9" w:rsidP="001C1AF9">
            <w:pPr>
              <w:jc w:val="center"/>
              <w:rPr>
                <w:rFonts w:ascii="Times New Roman" w:eastAsia="Times New Roman" w:hAnsi="Times New Roman" w:cs="Times New Roman"/>
                <w:color w:val="000000"/>
              </w:rPr>
            </w:pPr>
            <w:r w:rsidRPr="00C03AF8">
              <w:t>1995</w:t>
            </w:r>
          </w:p>
        </w:tc>
        <w:tc>
          <w:tcPr>
            <w:tcW w:w="1800" w:type="dxa"/>
            <w:tcBorders>
              <w:top w:val="single" w:sz="4" w:space="0" w:color="auto"/>
              <w:left w:val="nil"/>
              <w:bottom w:val="single" w:sz="4" w:space="0" w:color="auto"/>
              <w:right w:val="single" w:sz="4" w:space="0" w:color="auto"/>
            </w:tcBorders>
            <w:shd w:val="clear" w:color="auto" w:fill="auto"/>
            <w:noWrap/>
            <w:hideMark/>
          </w:tcPr>
          <w:p w14:paraId="6E60613A" w14:textId="3EE9B13B" w:rsidR="001C1AF9" w:rsidRPr="00F77965" w:rsidRDefault="001C1AF9" w:rsidP="001C1AF9">
            <w:pPr>
              <w:jc w:val="center"/>
              <w:rPr>
                <w:rFonts w:ascii="Times New Roman" w:eastAsia="Times New Roman" w:hAnsi="Times New Roman" w:cs="Times New Roman"/>
                <w:color w:val="000000"/>
              </w:rPr>
            </w:pPr>
            <w:r>
              <w:t>74</w:t>
            </w:r>
          </w:p>
        </w:tc>
      </w:tr>
      <w:tr w:rsidR="001C1AF9" w:rsidRPr="00F77965" w14:paraId="50244A77"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5AC70254" w14:textId="2C9BA558" w:rsidR="001C1AF9" w:rsidRPr="00F77965" w:rsidRDefault="001C1AF9" w:rsidP="001C1AF9">
            <w:pPr>
              <w:jc w:val="center"/>
              <w:rPr>
                <w:rFonts w:ascii="Times New Roman" w:eastAsia="Times New Roman" w:hAnsi="Times New Roman" w:cs="Times New Roman"/>
                <w:color w:val="000000"/>
              </w:rPr>
            </w:pPr>
            <w:r w:rsidRPr="00C03AF8">
              <w:t>1996</w:t>
            </w:r>
          </w:p>
        </w:tc>
        <w:tc>
          <w:tcPr>
            <w:tcW w:w="1800" w:type="dxa"/>
            <w:tcBorders>
              <w:top w:val="single" w:sz="4" w:space="0" w:color="auto"/>
              <w:left w:val="nil"/>
              <w:bottom w:val="single" w:sz="4" w:space="0" w:color="auto"/>
              <w:right w:val="single" w:sz="4" w:space="0" w:color="auto"/>
            </w:tcBorders>
            <w:shd w:val="clear" w:color="auto" w:fill="auto"/>
            <w:noWrap/>
            <w:hideMark/>
          </w:tcPr>
          <w:p w14:paraId="6F55F852" w14:textId="1906D9FE" w:rsidR="001C1AF9" w:rsidRPr="00F77965" w:rsidRDefault="001C1AF9" w:rsidP="001C1AF9">
            <w:pPr>
              <w:jc w:val="center"/>
              <w:rPr>
                <w:rFonts w:ascii="Times New Roman" w:eastAsia="Times New Roman" w:hAnsi="Times New Roman" w:cs="Times New Roman"/>
                <w:color w:val="000000"/>
              </w:rPr>
            </w:pPr>
            <w:r>
              <w:t>111</w:t>
            </w:r>
          </w:p>
        </w:tc>
      </w:tr>
      <w:tr w:rsidR="001C1AF9" w:rsidRPr="00F77965" w14:paraId="2239A77B"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B4987A2" w14:textId="57AF8EE4" w:rsidR="001C1AF9" w:rsidRPr="00F77965" w:rsidRDefault="001C1AF9" w:rsidP="001C1AF9">
            <w:pPr>
              <w:jc w:val="center"/>
              <w:rPr>
                <w:rFonts w:ascii="Times New Roman" w:eastAsia="Times New Roman" w:hAnsi="Times New Roman" w:cs="Times New Roman"/>
                <w:color w:val="000000"/>
              </w:rPr>
            </w:pPr>
            <w:r w:rsidRPr="00C03AF8">
              <w:t>1997</w:t>
            </w:r>
          </w:p>
        </w:tc>
        <w:tc>
          <w:tcPr>
            <w:tcW w:w="1800" w:type="dxa"/>
            <w:tcBorders>
              <w:top w:val="single" w:sz="4" w:space="0" w:color="auto"/>
              <w:left w:val="nil"/>
              <w:bottom w:val="single" w:sz="4" w:space="0" w:color="auto"/>
              <w:right w:val="single" w:sz="4" w:space="0" w:color="auto"/>
            </w:tcBorders>
            <w:shd w:val="clear" w:color="auto" w:fill="auto"/>
            <w:noWrap/>
            <w:hideMark/>
          </w:tcPr>
          <w:p w14:paraId="62779FC8" w14:textId="7F5BD1AD" w:rsidR="001C1AF9" w:rsidRPr="00F77965" w:rsidRDefault="001C1AF9" w:rsidP="001C1AF9">
            <w:pPr>
              <w:jc w:val="center"/>
              <w:rPr>
                <w:rFonts w:ascii="Times New Roman" w:eastAsia="Times New Roman" w:hAnsi="Times New Roman" w:cs="Times New Roman"/>
                <w:color w:val="000000"/>
              </w:rPr>
            </w:pPr>
            <w:r>
              <w:t>65</w:t>
            </w:r>
          </w:p>
        </w:tc>
      </w:tr>
      <w:tr w:rsidR="001C1AF9" w:rsidRPr="00F77965" w14:paraId="4AA75CF1"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8DADBC6" w14:textId="5FC6BE07" w:rsidR="001C1AF9" w:rsidRPr="00F77965" w:rsidRDefault="001C1AF9" w:rsidP="001C1AF9">
            <w:pPr>
              <w:jc w:val="center"/>
              <w:rPr>
                <w:rFonts w:ascii="Times New Roman" w:eastAsia="Times New Roman" w:hAnsi="Times New Roman" w:cs="Times New Roman"/>
                <w:color w:val="000000"/>
              </w:rPr>
            </w:pPr>
            <w:r w:rsidRPr="00C03AF8">
              <w:t>1998</w:t>
            </w:r>
          </w:p>
        </w:tc>
        <w:tc>
          <w:tcPr>
            <w:tcW w:w="1800" w:type="dxa"/>
            <w:tcBorders>
              <w:top w:val="single" w:sz="4" w:space="0" w:color="auto"/>
              <w:left w:val="nil"/>
              <w:bottom w:val="single" w:sz="4" w:space="0" w:color="auto"/>
              <w:right w:val="single" w:sz="4" w:space="0" w:color="auto"/>
            </w:tcBorders>
            <w:shd w:val="clear" w:color="auto" w:fill="auto"/>
            <w:noWrap/>
            <w:hideMark/>
          </w:tcPr>
          <w:p w14:paraId="41508FBF" w14:textId="2921CA41" w:rsidR="001C1AF9" w:rsidRPr="00F77965" w:rsidRDefault="001C1AF9" w:rsidP="001C1AF9">
            <w:pPr>
              <w:jc w:val="center"/>
              <w:rPr>
                <w:rFonts w:ascii="Times New Roman" w:eastAsia="Times New Roman" w:hAnsi="Times New Roman" w:cs="Times New Roman"/>
                <w:color w:val="000000"/>
              </w:rPr>
            </w:pPr>
            <w:r>
              <w:t>126</w:t>
            </w:r>
          </w:p>
        </w:tc>
      </w:tr>
      <w:tr w:rsidR="001C1AF9" w:rsidRPr="00F77965" w14:paraId="3BA360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hideMark/>
          </w:tcPr>
          <w:p w14:paraId="11A55921" w14:textId="322F5426" w:rsidR="001C1AF9" w:rsidRPr="00F77965" w:rsidRDefault="001C1AF9" w:rsidP="001C1AF9">
            <w:pPr>
              <w:jc w:val="center"/>
              <w:rPr>
                <w:rFonts w:ascii="Times New Roman" w:eastAsia="Times New Roman" w:hAnsi="Times New Roman" w:cs="Times New Roman"/>
                <w:color w:val="000000"/>
              </w:rPr>
            </w:pPr>
            <w:r w:rsidRPr="00C03AF8">
              <w:t>1999</w:t>
            </w:r>
          </w:p>
        </w:tc>
        <w:tc>
          <w:tcPr>
            <w:tcW w:w="1800" w:type="dxa"/>
            <w:tcBorders>
              <w:top w:val="single" w:sz="4" w:space="0" w:color="auto"/>
              <w:left w:val="nil"/>
              <w:bottom w:val="single" w:sz="4" w:space="0" w:color="auto"/>
              <w:right w:val="single" w:sz="4" w:space="0" w:color="auto"/>
            </w:tcBorders>
            <w:shd w:val="clear" w:color="auto" w:fill="auto"/>
            <w:noWrap/>
            <w:hideMark/>
          </w:tcPr>
          <w:p w14:paraId="62FDBF5E" w14:textId="208258AD" w:rsidR="001C1AF9" w:rsidRPr="00F77965" w:rsidRDefault="001C1AF9" w:rsidP="001C1AF9">
            <w:pPr>
              <w:jc w:val="center"/>
              <w:rPr>
                <w:rFonts w:ascii="Times New Roman" w:eastAsia="Times New Roman" w:hAnsi="Times New Roman" w:cs="Times New Roman"/>
                <w:color w:val="000000"/>
              </w:rPr>
            </w:pPr>
            <w:r>
              <w:t>45</w:t>
            </w:r>
          </w:p>
        </w:tc>
      </w:tr>
      <w:tr w:rsidR="001C1AF9" w:rsidRPr="00F77965" w14:paraId="60C9A624"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5C46DCA" w14:textId="34B409FF" w:rsidR="001C1AF9" w:rsidRPr="00FA7D76" w:rsidRDefault="001C1AF9" w:rsidP="001C1AF9">
            <w:pPr>
              <w:jc w:val="center"/>
            </w:pPr>
            <w:r w:rsidRPr="00C03AF8">
              <w:t>2000</w:t>
            </w:r>
          </w:p>
        </w:tc>
        <w:tc>
          <w:tcPr>
            <w:tcW w:w="1800" w:type="dxa"/>
            <w:tcBorders>
              <w:top w:val="single" w:sz="4" w:space="0" w:color="auto"/>
              <w:left w:val="nil"/>
              <w:bottom w:val="single" w:sz="4" w:space="0" w:color="auto"/>
              <w:right w:val="single" w:sz="4" w:space="0" w:color="auto"/>
            </w:tcBorders>
            <w:shd w:val="clear" w:color="auto" w:fill="auto"/>
            <w:noWrap/>
          </w:tcPr>
          <w:p w14:paraId="3A9427DA" w14:textId="1F13641A" w:rsidR="001C1AF9" w:rsidRPr="00FA7D76" w:rsidRDefault="001C1AF9" w:rsidP="001C1AF9">
            <w:pPr>
              <w:jc w:val="center"/>
            </w:pPr>
            <w:r>
              <w:t>5</w:t>
            </w:r>
          </w:p>
        </w:tc>
      </w:tr>
      <w:tr w:rsidR="001C1AF9" w:rsidRPr="00F77965" w14:paraId="3D81985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32F7AC03" w14:textId="10D5DFFC" w:rsidR="001C1AF9" w:rsidRPr="00FA7D76" w:rsidRDefault="001C1AF9" w:rsidP="001C1AF9">
            <w:pPr>
              <w:jc w:val="center"/>
            </w:pPr>
            <w:r w:rsidRPr="00C03AF8">
              <w:t>2002</w:t>
            </w:r>
          </w:p>
        </w:tc>
        <w:tc>
          <w:tcPr>
            <w:tcW w:w="1800" w:type="dxa"/>
            <w:tcBorders>
              <w:top w:val="single" w:sz="4" w:space="0" w:color="auto"/>
              <w:left w:val="nil"/>
              <w:bottom w:val="single" w:sz="4" w:space="0" w:color="auto"/>
              <w:right w:val="single" w:sz="4" w:space="0" w:color="auto"/>
            </w:tcBorders>
            <w:shd w:val="clear" w:color="auto" w:fill="auto"/>
            <w:noWrap/>
          </w:tcPr>
          <w:p w14:paraId="1BB65903" w14:textId="3A97C44C" w:rsidR="001C1AF9" w:rsidRPr="00FA7D76" w:rsidRDefault="001C1AF9" w:rsidP="001C1AF9">
            <w:pPr>
              <w:jc w:val="center"/>
            </w:pPr>
            <w:r>
              <w:t>192</w:t>
            </w:r>
          </w:p>
        </w:tc>
      </w:tr>
      <w:tr w:rsidR="001C1AF9" w:rsidRPr="00F77965" w14:paraId="33A494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FBE09B0" w14:textId="76F29CFD" w:rsidR="001C1AF9" w:rsidRPr="00FA7D76" w:rsidRDefault="001C1AF9" w:rsidP="001C1AF9">
            <w:pPr>
              <w:jc w:val="center"/>
            </w:pPr>
            <w:r w:rsidRPr="00C03AF8">
              <w:t>2004</w:t>
            </w:r>
          </w:p>
        </w:tc>
        <w:tc>
          <w:tcPr>
            <w:tcW w:w="1800" w:type="dxa"/>
            <w:tcBorders>
              <w:top w:val="single" w:sz="4" w:space="0" w:color="auto"/>
              <w:left w:val="nil"/>
              <w:bottom w:val="single" w:sz="4" w:space="0" w:color="auto"/>
              <w:right w:val="single" w:sz="4" w:space="0" w:color="auto"/>
            </w:tcBorders>
            <w:shd w:val="clear" w:color="auto" w:fill="auto"/>
            <w:noWrap/>
          </w:tcPr>
          <w:p w14:paraId="49393B4B" w14:textId="624CED63" w:rsidR="001C1AF9" w:rsidRPr="00FA7D76" w:rsidRDefault="001C1AF9" w:rsidP="001C1AF9">
            <w:pPr>
              <w:jc w:val="center"/>
            </w:pPr>
            <w:r>
              <w:t>192</w:t>
            </w:r>
          </w:p>
        </w:tc>
      </w:tr>
      <w:tr w:rsidR="001C1AF9" w:rsidRPr="00F77965" w14:paraId="6C7D84F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BEC3251" w14:textId="7053AF86" w:rsidR="001C1AF9" w:rsidRPr="00FA7D76" w:rsidRDefault="001C1AF9" w:rsidP="001C1AF9">
            <w:pPr>
              <w:jc w:val="center"/>
            </w:pPr>
            <w:r w:rsidRPr="00C03AF8">
              <w:t>2006</w:t>
            </w:r>
          </w:p>
        </w:tc>
        <w:tc>
          <w:tcPr>
            <w:tcW w:w="1800" w:type="dxa"/>
            <w:tcBorders>
              <w:top w:val="single" w:sz="4" w:space="0" w:color="auto"/>
              <w:left w:val="nil"/>
              <w:bottom w:val="single" w:sz="4" w:space="0" w:color="auto"/>
              <w:right w:val="single" w:sz="4" w:space="0" w:color="auto"/>
            </w:tcBorders>
            <w:shd w:val="clear" w:color="auto" w:fill="auto"/>
            <w:noWrap/>
          </w:tcPr>
          <w:p w14:paraId="73B471C5" w14:textId="153139BA" w:rsidR="001C1AF9" w:rsidRPr="00FA7D76" w:rsidRDefault="001C1AF9" w:rsidP="001C1AF9">
            <w:pPr>
              <w:jc w:val="center"/>
            </w:pPr>
            <w:r>
              <w:t>189</w:t>
            </w:r>
          </w:p>
        </w:tc>
      </w:tr>
      <w:tr w:rsidR="001C1AF9" w:rsidRPr="00F77965" w14:paraId="19FE52B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63791C" w14:textId="6563B0DA" w:rsidR="001C1AF9" w:rsidRPr="00FA7D76" w:rsidRDefault="001C1AF9" w:rsidP="001C1AF9">
            <w:pPr>
              <w:jc w:val="center"/>
            </w:pPr>
            <w:r w:rsidRPr="00C03AF8">
              <w:t>2007</w:t>
            </w:r>
          </w:p>
        </w:tc>
        <w:tc>
          <w:tcPr>
            <w:tcW w:w="1800" w:type="dxa"/>
            <w:tcBorders>
              <w:top w:val="single" w:sz="4" w:space="0" w:color="auto"/>
              <w:left w:val="nil"/>
              <w:bottom w:val="single" w:sz="4" w:space="0" w:color="auto"/>
              <w:right w:val="single" w:sz="4" w:space="0" w:color="auto"/>
            </w:tcBorders>
            <w:shd w:val="clear" w:color="auto" w:fill="auto"/>
            <w:noWrap/>
          </w:tcPr>
          <w:p w14:paraId="5319A5E6" w14:textId="04695738" w:rsidR="001C1AF9" w:rsidRPr="00FA7D76" w:rsidRDefault="001C1AF9" w:rsidP="001C1AF9">
            <w:pPr>
              <w:jc w:val="center"/>
            </w:pPr>
            <w:r>
              <w:t>1</w:t>
            </w:r>
          </w:p>
        </w:tc>
      </w:tr>
      <w:tr w:rsidR="001C1AF9" w:rsidRPr="00F77965" w14:paraId="41B68C99"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CB8922B" w14:textId="4162423E" w:rsidR="001C1AF9" w:rsidRPr="00FA7D76" w:rsidRDefault="001C1AF9" w:rsidP="001C1AF9">
            <w:pPr>
              <w:jc w:val="center"/>
            </w:pPr>
            <w:r w:rsidRPr="00C03AF8">
              <w:t>2008</w:t>
            </w:r>
          </w:p>
        </w:tc>
        <w:tc>
          <w:tcPr>
            <w:tcW w:w="1800" w:type="dxa"/>
            <w:tcBorders>
              <w:top w:val="single" w:sz="4" w:space="0" w:color="auto"/>
              <w:left w:val="nil"/>
              <w:bottom w:val="single" w:sz="4" w:space="0" w:color="auto"/>
              <w:right w:val="single" w:sz="4" w:space="0" w:color="auto"/>
            </w:tcBorders>
            <w:shd w:val="clear" w:color="auto" w:fill="auto"/>
            <w:noWrap/>
          </w:tcPr>
          <w:p w14:paraId="403EBBC7" w14:textId="59CA143F" w:rsidR="001C1AF9" w:rsidRPr="00FA7D76" w:rsidRDefault="001C1AF9" w:rsidP="001C1AF9">
            <w:pPr>
              <w:jc w:val="center"/>
            </w:pPr>
            <w:r>
              <w:t>191</w:t>
            </w:r>
          </w:p>
        </w:tc>
      </w:tr>
      <w:tr w:rsidR="001C1AF9" w:rsidRPr="00F77965" w14:paraId="5E306DD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33C921E" w14:textId="59F90BFB" w:rsidR="001C1AF9" w:rsidRPr="00FA7D76" w:rsidRDefault="001C1AF9" w:rsidP="001C1AF9">
            <w:pPr>
              <w:jc w:val="center"/>
            </w:pPr>
            <w:r w:rsidRPr="00C03AF8">
              <w:t>2009</w:t>
            </w:r>
          </w:p>
        </w:tc>
        <w:tc>
          <w:tcPr>
            <w:tcW w:w="1800" w:type="dxa"/>
            <w:tcBorders>
              <w:top w:val="single" w:sz="4" w:space="0" w:color="auto"/>
              <w:left w:val="nil"/>
              <w:bottom w:val="single" w:sz="4" w:space="0" w:color="auto"/>
              <w:right w:val="single" w:sz="4" w:space="0" w:color="auto"/>
            </w:tcBorders>
            <w:shd w:val="clear" w:color="auto" w:fill="auto"/>
            <w:noWrap/>
          </w:tcPr>
          <w:p w14:paraId="3D220BEE" w14:textId="6B61A633" w:rsidR="001C1AF9" w:rsidRPr="00FA7D76" w:rsidRDefault="001C1AF9" w:rsidP="001C1AF9">
            <w:pPr>
              <w:jc w:val="center"/>
            </w:pPr>
            <w:r>
              <w:t>183</w:t>
            </w:r>
          </w:p>
        </w:tc>
      </w:tr>
      <w:tr w:rsidR="001C1AF9" w:rsidRPr="00F77965" w14:paraId="5730B088"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5C2FE66" w14:textId="35056431" w:rsidR="001C1AF9" w:rsidRPr="00FA7D76" w:rsidRDefault="001C1AF9" w:rsidP="001C1AF9">
            <w:pPr>
              <w:jc w:val="center"/>
            </w:pPr>
            <w:r w:rsidRPr="00C03AF8">
              <w:t>2010</w:t>
            </w:r>
          </w:p>
        </w:tc>
        <w:tc>
          <w:tcPr>
            <w:tcW w:w="1800" w:type="dxa"/>
            <w:tcBorders>
              <w:top w:val="single" w:sz="4" w:space="0" w:color="auto"/>
              <w:left w:val="nil"/>
              <w:bottom w:val="single" w:sz="4" w:space="0" w:color="auto"/>
              <w:right w:val="single" w:sz="4" w:space="0" w:color="auto"/>
            </w:tcBorders>
            <w:shd w:val="clear" w:color="auto" w:fill="auto"/>
            <w:noWrap/>
          </w:tcPr>
          <w:p w14:paraId="2AE2BB1A" w14:textId="30293A8E" w:rsidR="001C1AF9" w:rsidRPr="00FA7D76" w:rsidRDefault="001C1AF9" w:rsidP="001C1AF9">
            <w:pPr>
              <w:jc w:val="center"/>
            </w:pPr>
            <w:r>
              <w:t>35</w:t>
            </w:r>
          </w:p>
        </w:tc>
      </w:tr>
      <w:tr w:rsidR="001C1AF9" w:rsidRPr="00F77965" w14:paraId="71AB4B5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1F13451" w14:textId="274F8795" w:rsidR="001C1AF9" w:rsidRPr="00FA7D76" w:rsidRDefault="001C1AF9" w:rsidP="001C1AF9">
            <w:pPr>
              <w:jc w:val="center"/>
            </w:pPr>
            <w:r w:rsidRPr="00C03AF8">
              <w:t>2011</w:t>
            </w:r>
          </w:p>
        </w:tc>
        <w:tc>
          <w:tcPr>
            <w:tcW w:w="1800" w:type="dxa"/>
            <w:tcBorders>
              <w:top w:val="single" w:sz="4" w:space="0" w:color="auto"/>
              <w:left w:val="nil"/>
              <w:bottom w:val="single" w:sz="4" w:space="0" w:color="auto"/>
              <w:right w:val="single" w:sz="4" w:space="0" w:color="auto"/>
            </w:tcBorders>
            <w:shd w:val="clear" w:color="auto" w:fill="auto"/>
            <w:noWrap/>
          </w:tcPr>
          <w:p w14:paraId="0766111D" w14:textId="4A58B41A" w:rsidR="001C1AF9" w:rsidRPr="00FA7D76" w:rsidRDefault="001C1AF9" w:rsidP="001C1AF9">
            <w:pPr>
              <w:jc w:val="center"/>
            </w:pPr>
            <w:r>
              <w:t>192</w:t>
            </w:r>
          </w:p>
        </w:tc>
      </w:tr>
      <w:tr w:rsidR="001C1AF9" w:rsidRPr="00F77965" w14:paraId="01229672"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53773A13" w14:textId="7936FCA1" w:rsidR="001C1AF9" w:rsidRPr="00FA7D76" w:rsidRDefault="001C1AF9" w:rsidP="001C1AF9">
            <w:pPr>
              <w:jc w:val="center"/>
            </w:pPr>
            <w:r w:rsidRPr="00C03AF8">
              <w:t>2012</w:t>
            </w:r>
          </w:p>
        </w:tc>
        <w:tc>
          <w:tcPr>
            <w:tcW w:w="1800" w:type="dxa"/>
            <w:tcBorders>
              <w:top w:val="single" w:sz="4" w:space="0" w:color="auto"/>
              <w:left w:val="nil"/>
              <w:bottom w:val="single" w:sz="4" w:space="0" w:color="auto"/>
              <w:right w:val="single" w:sz="4" w:space="0" w:color="auto"/>
            </w:tcBorders>
            <w:shd w:val="clear" w:color="auto" w:fill="auto"/>
            <w:noWrap/>
          </w:tcPr>
          <w:p w14:paraId="1C945236" w14:textId="4E9FA9FD" w:rsidR="001C1AF9" w:rsidRPr="00FA7D76" w:rsidRDefault="001C1AF9" w:rsidP="001C1AF9">
            <w:pPr>
              <w:jc w:val="center"/>
            </w:pPr>
            <w:r>
              <w:t>191</w:t>
            </w:r>
          </w:p>
        </w:tc>
      </w:tr>
      <w:tr w:rsidR="001C1AF9" w:rsidRPr="00F77965" w14:paraId="5F95100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F24911" w14:textId="423A1872" w:rsidR="001C1AF9" w:rsidRPr="00FA7D76" w:rsidRDefault="001C1AF9" w:rsidP="001C1AF9">
            <w:pPr>
              <w:jc w:val="center"/>
            </w:pPr>
            <w:r w:rsidRPr="00C03AF8">
              <w:t>2013</w:t>
            </w:r>
          </w:p>
        </w:tc>
        <w:tc>
          <w:tcPr>
            <w:tcW w:w="1800" w:type="dxa"/>
            <w:tcBorders>
              <w:top w:val="single" w:sz="4" w:space="0" w:color="auto"/>
              <w:left w:val="nil"/>
              <w:bottom w:val="single" w:sz="4" w:space="0" w:color="auto"/>
              <w:right w:val="single" w:sz="4" w:space="0" w:color="auto"/>
            </w:tcBorders>
            <w:shd w:val="clear" w:color="auto" w:fill="auto"/>
            <w:noWrap/>
          </w:tcPr>
          <w:p w14:paraId="1E7A9439" w14:textId="5B083DAC" w:rsidR="001C1AF9" w:rsidRPr="00FA7D76" w:rsidRDefault="001C1AF9" w:rsidP="001C1AF9">
            <w:pPr>
              <w:jc w:val="center"/>
            </w:pPr>
            <w:r>
              <w:t>189</w:t>
            </w:r>
          </w:p>
        </w:tc>
      </w:tr>
      <w:tr w:rsidR="001C1AF9" w:rsidRPr="00F77965" w14:paraId="2C7D6313"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74955ED1" w14:textId="30BFA60E" w:rsidR="001C1AF9" w:rsidRPr="00FA7D76" w:rsidRDefault="001C1AF9" w:rsidP="001C1AF9">
            <w:pPr>
              <w:jc w:val="center"/>
            </w:pPr>
            <w:r w:rsidRPr="00C03AF8">
              <w:t>2014</w:t>
            </w:r>
          </w:p>
        </w:tc>
        <w:tc>
          <w:tcPr>
            <w:tcW w:w="1800" w:type="dxa"/>
            <w:tcBorders>
              <w:top w:val="single" w:sz="4" w:space="0" w:color="auto"/>
              <w:left w:val="nil"/>
              <w:bottom w:val="single" w:sz="4" w:space="0" w:color="auto"/>
              <w:right w:val="single" w:sz="4" w:space="0" w:color="auto"/>
            </w:tcBorders>
            <w:shd w:val="clear" w:color="auto" w:fill="auto"/>
            <w:noWrap/>
          </w:tcPr>
          <w:p w14:paraId="00ADF42F" w14:textId="3762BFD3" w:rsidR="001C1AF9" w:rsidRPr="00FA7D76" w:rsidRDefault="001C1AF9" w:rsidP="001C1AF9">
            <w:pPr>
              <w:jc w:val="center"/>
            </w:pPr>
            <w:r>
              <w:t>217</w:t>
            </w:r>
          </w:p>
        </w:tc>
      </w:tr>
      <w:tr w:rsidR="001C1AF9" w:rsidRPr="00F77965" w14:paraId="031570A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14EABFD" w14:textId="4435C56B" w:rsidR="001C1AF9" w:rsidRPr="00FA7D76" w:rsidRDefault="001C1AF9" w:rsidP="001C1AF9">
            <w:pPr>
              <w:jc w:val="center"/>
            </w:pPr>
            <w:r w:rsidRPr="00C03AF8">
              <w:t>2015</w:t>
            </w:r>
          </w:p>
        </w:tc>
        <w:tc>
          <w:tcPr>
            <w:tcW w:w="1800" w:type="dxa"/>
            <w:tcBorders>
              <w:top w:val="single" w:sz="4" w:space="0" w:color="auto"/>
              <w:left w:val="nil"/>
              <w:bottom w:val="single" w:sz="4" w:space="0" w:color="auto"/>
              <w:right w:val="single" w:sz="4" w:space="0" w:color="auto"/>
            </w:tcBorders>
            <w:shd w:val="clear" w:color="auto" w:fill="auto"/>
            <w:noWrap/>
          </w:tcPr>
          <w:p w14:paraId="18A4BDE3" w14:textId="2BABED10" w:rsidR="001C1AF9" w:rsidRPr="00FA7D76" w:rsidRDefault="001C1AF9" w:rsidP="001C1AF9">
            <w:pPr>
              <w:jc w:val="center"/>
            </w:pPr>
            <w:r>
              <w:t>108</w:t>
            </w:r>
          </w:p>
        </w:tc>
      </w:tr>
      <w:tr w:rsidR="001C1AF9" w:rsidRPr="00F77965" w14:paraId="60CC8E3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8907410" w14:textId="79C6BFB1" w:rsidR="001C1AF9" w:rsidRPr="00FA7D76" w:rsidRDefault="001C1AF9" w:rsidP="001C1AF9">
            <w:pPr>
              <w:jc w:val="center"/>
            </w:pPr>
            <w:r w:rsidRPr="00C03AF8">
              <w:t>2016</w:t>
            </w:r>
          </w:p>
        </w:tc>
        <w:tc>
          <w:tcPr>
            <w:tcW w:w="1800" w:type="dxa"/>
            <w:tcBorders>
              <w:top w:val="single" w:sz="4" w:space="0" w:color="auto"/>
              <w:left w:val="nil"/>
              <w:bottom w:val="single" w:sz="4" w:space="0" w:color="auto"/>
              <w:right w:val="single" w:sz="4" w:space="0" w:color="auto"/>
            </w:tcBorders>
            <w:shd w:val="clear" w:color="auto" w:fill="auto"/>
            <w:noWrap/>
          </w:tcPr>
          <w:p w14:paraId="009149E5" w14:textId="20E1196E" w:rsidR="001C1AF9" w:rsidRPr="00FA7D76" w:rsidRDefault="001C1AF9" w:rsidP="001C1AF9">
            <w:pPr>
              <w:jc w:val="center"/>
            </w:pPr>
            <w:r>
              <w:t>83</w:t>
            </w:r>
          </w:p>
        </w:tc>
      </w:tr>
      <w:tr w:rsidR="001C1AF9" w:rsidRPr="00F77965" w14:paraId="01FD1B1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2798EE8" w14:textId="2DF07CE3" w:rsidR="001C1AF9" w:rsidRPr="00FA7D76" w:rsidRDefault="001C1AF9" w:rsidP="001C1AF9">
            <w:pPr>
              <w:jc w:val="center"/>
            </w:pPr>
            <w:r w:rsidRPr="00C03AF8">
              <w:t>2017</w:t>
            </w:r>
          </w:p>
        </w:tc>
        <w:tc>
          <w:tcPr>
            <w:tcW w:w="1800" w:type="dxa"/>
            <w:tcBorders>
              <w:top w:val="single" w:sz="4" w:space="0" w:color="auto"/>
              <w:left w:val="nil"/>
              <w:bottom w:val="single" w:sz="4" w:space="0" w:color="auto"/>
              <w:right w:val="single" w:sz="4" w:space="0" w:color="auto"/>
            </w:tcBorders>
            <w:shd w:val="clear" w:color="auto" w:fill="auto"/>
            <w:noWrap/>
          </w:tcPr>
          <w:p w14:paraId="4C916C85" w14:textId="47B35D7A" w:rsidR="001C1AF9" w:rsidRPr="00FA7D76" w:rsidRDefault="001C1AF9" w:rsidP="001C1AF9">
            <w:pPr>
              <w:jc w:val="center"/>
            </w:pPr>
            <w:r>
              <w:t>167</w:t>
            </w:r>
          </w:p>
        </w:tc>
      </w:tr>
      <w:tr w:rsidR="001C1AF9" w:rsidRPr="00F77965" w14:paraId="5544B290"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604DCA1" w14:textId="0F5CBBF0" w:rsidR="001C1AF9" w:rsidRPr="00FA7D76" w:rsidRDefault="001C1AF9" w:rsidP="001C1AF9">
            <w:pPr>
              <w:jc w:val="center"/>
            </w:pPr>
            <w:r w:rsidRPr="00C03AF8">
              <w:t>2018</w:t>
            </w:r>
          </w:p>
        </w:tc>
        <w:tc>
          <w:tcPr>
            <w:tcW w:w="1800" w:type="dxa"/>
            <w:tcBorders>
              <w:top w:val="single" w:sz="4" w:space="0" w:color="auto"/>
              <w:left w:val="nil"/>
              <w:bottom w:val="single" w:sz="4" w:space="0" w:color="auto"/>
              <w:right w:val="single" w:sz="4" w:space="0" w:color="auto"/>
            </w:tcBorders>
            <w:shd w:val="clear" w:color="auto" w:fill="auto"/>
            <w:noWrap/>
          </w:tcPr>
          <w:p w14:paraId="498D856E" w14:textId="2F5F457C" w:rsidR="001C1AF9" w:rsidRPr="00FA7D76" w:rsidRDefault="001C1AF9" w:rsidP="001C1AF9">
            <w:pPr>
              <w:jc w:val="center"/>
            </w:pPr>
            <w:r>
              <w:t>167</w:t>
            </w:r>
          </w:p>
        </w:tc>
      </w:tr>
      <w:tr w:rsidR="001C1AF9" w:rsidRPr="00F77965" w14:paraId="65410BF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78323D7" w14:textId="3F24A97C" w:rsidR="001C1AF9" w:rsidRPr="00FA7D76" w:rsidRDefault="001C1AF9" w:rsidP="001C1AF9">
            <w:pPr>
              <w:jc w:val="center"/>
            </w:pPr>
            <w:r w:rsidRPr="00C03AF8">
              <w:t>2019</w:t>
            </w:r>
          </w:p>
        </w:tc>
        <w:tc>
          <w:tcPr>
            <w:tcW w:w="1800" w:type="dxa"/>
            <w:tcBorders>
              <w:top w:val="single" w:sz="4" w:space="0" w:color="auto"/>
              <w:left w:val="nil"/>
              <w:bottom w:val="single" w:sz="4" w:space="0" w:color="auto"/>
              <w:right w:val="single" w:sz="4" w:space="0" w:color="auto"/>
            </w:tcBorders>
            <w:shd w:val="clear" w:color="auto" w:fill="auto"/>
            <w:noWrap/>
          </w:tcPr>
          <w:p w14:paraId="3F98D570" w14:textId="435DAE05" w:rsidR="001C1AF9" w:rsidRPr="00FA7D76" w:rsidRDefault="001C1AF9" w:rsidP="001C1AF9">
            <w:pPr>
              <w:jc w:val="center"/>
            </w:pPr>
            <w:r>
              <w:t>147</w:t>
            </w:r>
          </w:p>
        </w:tc>
      </w:tr>
      <w:tr w:rsidR="001C1AF9" w:rsidRPr="00F77965" w14:paraId="3C32919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B75F51B" w14:textId="58A71DBA" w:rsidR="001C1AF9" w:rsidRPr="00FA7D76" w:rsidRDefault="001C1AF9" w:rsidP="001C1AF9">
            <w:pPr>
              <w:jc w:val="center"/>
            </w:pPr>
            <w:r w:rsidRPr="00C03AF8">
              <w:t>2020</w:t>
            </w:r>
          </w:p>
        </w:tc>
        <w:tc>
          <w:tcPr>
            <w:tcW w:w="1800" w:type="dxa"/>
            <w:tcBorders>
              <w:top w:val="single" w:sz="4" w:space="0" w:color="auto"/>
              <w:left w:val="nil"/>
              <w:bottom w:val="single" w:sz="4" w:space="0" w:color="auto"/>
              <w:right w:val="single" w:sz="4" w:space="0" w:color="auto"/>
            </w:tcBorders>
            <w:shd w:val="clear" w:color="auto" w:fill="auto"/>
            <w:noWrap/>
          </w:tcPr>
          <w:p w14:paraId="4C282C26" w14:textId="264F7CE0" w:rsidR="001C1AF9" w:rsidRPr="00FA7D76" w:rsidRDefault="001C1AF9" w:rsidP="001C1AF9">
            <w:pPr>
              <w:jc w:val="center"/>
            </w:pPr>
            <w:r>
              <w:t>66</w:t>
            </w:r>
          </w:p>
        </w:tc>
      </w:tr>
    </w:tbl>
    <w:p w14:paraId="5D044398" w14:textId="4DEE86BA" w:rsidR="001D12B7" w:rsidRDefault="001D12B7" w:rsidP="00704EFA">
      <w:pPr>
        <w:rPr>
          <w:rFonts w:ascii="Times" w:hAnsi="Times"/>
        </w:rPr>
      </w:pPr>
    </w:p>
    <w:p w14:paraId="52B37EDC" w14:textId="4B16B056" w:rsidR="001C1AF9" w:rsidRDefault="001C1AF9">
      <w:pPr>
        <w:rPr>
          <w:rFonts w:ascii="Times" w:hAnsi="Times"/>
        </w:rPr>
      </w:pPr>
      <w:r>
        <w:rPr>
          <w:rFonts w:ascii="Times" w:hAnsi="Times"/>
        </w:rPr>
        <w:br w:type="page"/>
      </w:r>
    </w:p>
    <w:p w14:paraId="4353E0E8" w14:textId="24355975" w:rsidR="00C1719A" w:rsidRDefault="00C1719A" w:rsidP="00704EFA">
      <w:pPr>
        <w:rPr>
          <w:rFonts w:ascii="Times New Roman" w:eastAsia="Times New Roman" w:hAnsi="Times New Roman" w:cs="Times New Roman"/>
        </w:rPr>
      </w:pPr>
      <w:r w:rsidRPr="00704EFA">
        <w:rPr>
          <w:rFonts w:ascii="Times" w:hAnsi="Times"/>
          <w:b/>
          <w:bCs/>
        </w:rPr>
        <w:lastRenderedPageBreak/>
        <w:t xml:space="preserve">Table </w:t>
      </w:r>
      <w:r w:rsidR="008808BB">
        <w:rPr>
          <w:rFonts w:ascii="Times" w:hAnsi="Times"/>
          <w:b/>
          <w:bCs/>
        </w:rPr>
        <w:t>8</w:t>
      </w:r>
      <w:r>
        <w:rPr>
          <w:rFonts w:ascii="Times New Roman" w:eastAsia="Times New Roman" w:hAnsi="Times New Roman" w:cs="Times New Roman"/>
          <w:b/>
        </w:rPr>
        <w:t xml:space="preserve">. </w:t>
      </w:r>
      <w:r w:rsidR="0054172E">
        <w:rPr>
          <w:rFonts w:ascii="Times New Roman" w:eastAsia="Times New Roman" w:hAnsi="Times New Roman" w:cs="Times New Roman"/>
        </w:rPr>
        <w:t xml:space="preserve">Temporal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54172E">
        <w:rPr>
          <w:rFonts w:ascii="Times New Roman" w:eastAsia="Times New Roman" w:hAnsi="Times New Roman" w:cs="Times New Roman"/>
          <w:bCs/>
          <w:iCs/>
          <w:lang w:val="en"/>
        </w:rPr>
        <w:t xml:space="preserve"> estimates from (</w:t>
      </w:r>
      <w:commentRangeStart w:id="1"/>
      <w:r w:rsidR="0054172E">
        <w:rPr>
          <w:rFonts w:ascii="Times New Roman" w:eastAsia="Times New Roman" w:hAnsi="Times New Roman" w:cs="Times New Roman"/>
          <w:bCs/>
          <w:iCs/>
          <w:lang w:val="en"/>
        </w:rPr>
        <w:t xml:space="preserve">Pcrit = 0.02) </w:t>
      </w:r>
      <w:commentRangeEnd w:id="1"/>
      <w:r w:rsidR="005B5E46">
        <w:rPr>
          <w:rStyle w:val="CommentReference"/>
        </w:rPr>
        <w:commentReference w:id="1"/>
      </w:r>
      <w:r w:rsidR="0054172E">
        <w:rPr>
          <w:rFonts w:ascii="Times New Roman" w:eastAsia="Times New Roman" w:hAnsi="Times New Roman" w:cs="Times New Roman"/>
          <w:bCs/>
          <w:iCs/>
          <w:lang w:val="en"/>
        </w:rPr>
        <w:t xml:space="preserve">with 95% parametric confidence intervals reported for cohorts found </w:t>
      </w:r>
      <w:r w:rsidR="0054172E">
        <w:rPr>
          <w:rFonts w:ascii="Times New Roman" w:eastAsia="Times New Roman" w:hAnsi="Times New Roman" w:cs="Times New Roman"/>
          <w:bCs/>
          <w:iCs/>
          <w:lang w:val="en"/>
        </w:rPr>
        <w:t>in Finger et al</w:t>
      </w:r>
      <w:r w:rsidR="005B5E46">
        <w:rPr>
          <w:rFonts w:ascii="Times New Roman" w:eastAsia="Times New Roman" w:hAnsi="Times New Roman" w:cs="Times New Roman"/>
          <w:bCs/>
          <w:iCs/>
          <w:lang w:val="en"/>
        </w:rPr>
        <w:t>.</w:t>
      </w:r>
      <w:r w:rsidR="0054172E">
        <w:rPr>
          <w:rFonts w:ascii="Times New Roman" w:eastAsia="Times New Roman" w:hAnsi="Times New Roman" w:cs="Times New Roman"/>
          <w:bCs/>
          <w:iCs/>
          <w:lang w:val="en"/>
        </w:rPr>
        <w:t xml:space="preserve"> (2017) compared with this study’s </w:t>
      </w:r>
      <w:commentRangeStart w:id="2"/>
      <w:r w:rsidR="0054172E">
        <w:rPr>
          <w:rFonts w:ascii="Times New Roman" w:eastAsia="Times New Roman" w:hAnsi="Times New Roman" w:cs="Times New Roman"/>
          <w:bCs/>
          <w:iCs/>
          <w:lang w:val="en"/>
        </w:rPr>
        <w:t>estimates</w:t>
      </w:r>
      <w:commentRangeEnd w:id="2"/>
      <w:r w:rsidR="005B5E46">
        <w:rPr>
          <w:rStyle w:val="CommentReference"/>
        </w:rPr>
        <w:commentReference w:id="2"/>
      </w:r>
      <w:r w:rsidR="0054172E">
        <w:rPr>
          <w:rFonts w:ascii="Times New Roman" w:eastAsia="Times New Roman" w:hAnsi="Times New Roman" w:cs="Times New Roman"/>
          <w:bCs/>
          <w:iCs/>
          <w:lang w:val="en"/>
        </w:rPr>
        <w:t xml:space="preserve">. </w:t>
      </w:r>
    </w:p>
    <w:p w14:paraId="2086AE5C" w14:textId="4072278B" w:rsidR="00E061A7" w:rsidRDefault="00E061A7" w:rsidP="00E061A7"/>
    <w:tbl>
      <w:tblPr>
        <w:tblStyle w:val="GridTable1Light"/>
        <w:tblW w:w="0" w:type="auto"/>
        <w:tblInd w:w="-5" w:type="dxa"/>
        <w:tblLook w:val="04A0" w:firstRow="1" w:lastRow="0" w:firstColumn="1" w:lastColumn="0" w:noHBand="0" w:noVBand="1"/>
      </w:tblPr>
      <w:tblGrid>
        <w:gridCol w:w="1003"/>
        <w:gridCol w:w="1123"/>
        <w:gridCol w:w="1021"/>
        <w:gridCol w:w="1533"/>
        <w:gridCol w:w="1440"/>
        <w:gridCol w:w="1530"/>
        <w:gridCol w:w="1440"/>
      </w:tblGrid>
      <w:tr w:rsidR="005F4E49" w:rsidRPr="00E061A7" w14:paraId="278EE76D" w14:textId="77777777" w:rsidTr="005F4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shd w:val="clear" w:color="auto" w:fill="D9D9D9" w:themeFill="background1" w:themeFillShade="D9"/>
          </w:tcPr>
          <w:p w14:paraId="5091BE7A" w14:textId="0C0FA69C" w:rsidR="005F4E49" w:rsidRPr="00E061A7" w:rsidRDefault="005F4E49" w:rsidP="0054172E">
            <w:pPr>
              <w:jc w:val="center"/>
              <w:rPr>
                <w:rFonts w:ascii="Times New Roman" w:eastAsia="Times New Roman" w:hAnsi="Times New Roman" w:cs="Times New Roman"/>
              </w:rPr>
            </w:pPr>
            <w:r w:rsidRPr="00E061A7">
              <w:rPr>
                <w:rFonts w:ascii="Times New Roman" w:eastAsia="Times New Roman" w:hAnsi="Times New Roman" w:cs="Times New Roman"/>
              </w:rPr>
              <w:t>Year</w:t>
            </w:r>
          </w:p>
        </w:tc>
        <w:tc>
          <w:tcPr>
            <w:tcW w:w="2144" w:type="dxa"/>
            <w:gridSpan w:val="2"/>
            <w:shd w:val="clear" w:color="auto" w:fill="D9D9D9" w:themeFill="background1" w:themeFillShade="D9"/>
          </w:tcPr>
          <w:p w14:paraId="00377470" w14:textId="679B5370" w:rsidR="005F4E49" w:rsidRPr="00E061A7" w:rsidRDefault="005F4E49" w:rsidP="005417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Sample Size</w:t>
            </w:r>
          </w:p>
        </w:tc>
        <w:tc>
          <w:tcPr>
            <w:tcW w:w="2973" w:type="dxa"/>
            <w:gridSpan w:val="2"/>
            <w:shd w:val="clear" w:color="auto" w:fill="D9D9D9" w:themeFill="background1" w:themeFillShade="D9"/>
          </w:tcPr>
          <w:p w14:paraId="3095D06A" w14:textId="110176CE" w:rsidR="005F4E49" w:rsidRPr="00E061A7" w:rsidRDefault="005F4E49" w:rsidP="005417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roofErr w:type="spellStart"/>
            <w:r w:rsidRPr="00E061A7">
              <w:rPr>
                <w:rFonts w:ascii="Times New Roman" w:eastAsia="Times New Roman" w:hAnsi="Times New Roman" w:cs="Times New Roman"/>
              </w:rPr>
              <w:t>Nei</w:t>
            </w:r>
            <w:proofErr w:type="spellEnd"/>
            <w:r w:rsidRPr="00E061A7">
              <w:rPr>
                <w:rFonts w:ascii="Times New Roman" w:eastAsia="Times New Roman" w:hAnsi="Times New Roman" w:cs="Times New Roman"/>
              </w:rPr>
              <w:t xml:space="preserve"> &amp; </w:t>
            </w:r>
            <w:commentRangeStart w:id="3"/>
            <w:r w:rsidRPr="00E061A7">
              <w:rPr>
                <w:rFonts w:ascii="Times New Roman" w:eastAsia="Times New Roman" w:hAnsi="Times New Roman" w:cs="Times New Roman"/>
              </w:rPr>
              <w:t>Tajima</w:t>
            </w:r>
            <w:commentRangeEnd w:id="3"/>
            <w:r>
              <w:rPr>
                <w:rStyle w:val="CommentReference"/>
                <w:b w:val="0"/>
                <w:bCs w:val="0"/>
              </w:rPr>
              <w:commentReference w:id="3"/>
            </w:r>
            <w:r w:rsidRPr="00E061A7">
              <w:rPr>
                <w:rFonts w:ascii="Times New Roman" w:eastAsia="Times New Roman" w:hAnsi="Times New Roman" w:cs="Times New Roman"/>
              </w:rPr>
              <w:t xml:space="preserve"> </w:t>
            </w:r>
            <w:r w:rsidRPr="00C25AF7">
              <w:rPr>
                <w:rFonts w:ascii="Times New Roman" w:eastAsia="Times New Roman" w:hAnsi="Times New Roman" w:cs="Times New Roman"/>
                <w:i/>
                <w:iCs/>
              </w:rPr>
              <w:t>N</w:t>
            </w:r>
            <w:r w:rsidRPr="00C25AF7">
              <w:rPr>
                <w:rFonts w:ascii="Times New Roman" w:eastAsia="Times New Roman" w:hAnsi="Times New Roman" w:cs="Times New Roman"/>
                <w:i/>
                <w:iCs/>
                <w:vertAlign w:val="subscript"/>
              </w:rPr>
              <w:t>E</w:t>
            </w:r>
          </w:p>
        </w:tc>
        <w:tc>
          <w:tcPr>
            <w:tcW w:w="2970" w:type="dxa"/>
            <w:gridSpan w:val="2"/>
            <w:shd w:val="clear" w:color="auto" w:fill="D9D9D9" w:themeFill="background1" w:themeFillShade="D9"/>
          </w:tcPr>
          <w:p w14:paraId="7E694527" w14:textId="5BFD6C6C" w:rsidR="005F4E49" w:rsidRPr="00E061A7" w:rsidRDefault="005F4E49" w:rsidP="005417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eastAsia="Times New Roman" w:hAnsi="Times New Roman" w:cs="Times New Roman"/>
              </w:rPr>
              <w:t xml:space="preserve">Pollack </w:t>
            </w:r>
            <w:r w:rsidRPr="00C25AF7">
              <w:rPr>
                <w:rFonts w:ascii="Times New Roman" w:eastAsia="Times New Roman" w:hAnsi="Times New Roman" w:cs="Times New Roman"/>
                <w:i/>
                <w:iCs/>
              </w:rPr>
              <w:t>N</w:t>
            </w:r>
            <w:r w:rsidRPr="00C25AF7">
              <w:rPr>
                <w:rFonts w:ascii="Times New Roman" w:eastAsia="Times New Roman" w:hAnsi="Times New Roman" w:cs="Times New Roman"/>
                <w:i/>
                <w:iCs/>
                <w:vertAlign w:val="subscript"/>
              </w:rPr>
              <w:t>E</w:t>
            </w:r>
          </w:p>
        </w:tc>
      </w:tr>
      <w:tr w:rsidR="005F4E49" w:rsidRPr="00E061A7" w14:paraId="085CC39D"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1283EC5C" w14:textId="77777777" w:rsidR="005F4E49" w:rsidRPr="00E061A7" w:rsidRDefault="005F4E49" w:rsidP="005F4E49">
            <w:pPr>
              <w:jc w:val="center"/>
              <w:rPr>
                <w:rFonts w:ascii="Times New Roman" w:eastAsia="Times New Roman" w:hAnsi="Times New Roman" w:cs="Times New Roman"/>
              </w:rPr>
            </w:pPr>
          </w:p>
        </w:tc>
        <w:tc>
          <w:tcPr>
            <w:tcW w:w="1123" w:type="dxa"/>
          </w:tcPr>
          <w:p w14:paraId="07F606CC" w14:textId="3D8AC383"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Finger et al. 2017</w:t>
            </w:r>
            <w:r>
              <w:rPr>
                <w:rFonts w:ascii="Times New Roman" w:hAnsi="Times New Roman" w:cs="Times New Roman"/>
                <w:b/>
                <w:bCs/>
                <w:sz w:val="23"/>
                <w:szCs w:val="23"/>
                <w:shd w:val="clear" w:color="auto" w:fill="FFFFFF"/>
              </w:rPr>
              <w:t xml:space="preserve"> </w:t>
            </w:r>
          </w:p>
        </w:tc>
        <w:tc>
          <w:tcPr>
            <w:tcW w:w="1021" w:type="dxa"/>
            <w:shd w:val="clear" w:color="auto" w:fill="auto"/>
          </w:tcPr>
          <w:p w14:paraId="7C178BAC" w14:textId="0F7B3EF3"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Current Study</w:t>
            </w:r>
          </w:p>
        </w:tc>
        <w:tc>
          <w:tcPr>
            <w:tcW w:w="1533" w:type="dxa"/>
            <w:shd w:val="clear" w:color="auto" w:fill="auto"/>
          </w:tcPr>
          <w:p w14:paraId="6A0F51B2" w14:textId="6A7A979F"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Finger et al. 2017</w:t>
            </w:r>
            <w:r>
              <w:rPr>
                <w:rFonts w:ascii="Times New Roman" w:hAnsi="Times New Roman" w:cs="Times New Roman"/>
                <w:b/>
                <w:bCs/>
                <w:sz w:val="23"/>
                <w:szCs w:val="23"/>
                <w:shd w:val="clear" w:color="auto" w:fill="FFFFFF"/>
              </w:rPr>
              <w:t xml:space="preserve"> </w:t>
            </w:r>
          </w:p>
        </w:tc>
        <w:tc>
          <w:tcPr>
            <w:tcW w:w="1440" w:type="dxa"/>
            <w:shd w:val="clear" w:color="auto" w:fill="auto"/>
          </w:tcPr>
          <w:p w14:paraId="68BE166B" w14:textId="165C83A1"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Current Study</w:t>
            </w:r>
          </w:p>
        </w:tc>
        <w:tc>
          <w:tcPr>
            <w:tcW w:w="1530" w:type="dxa"/>
            <w:shd w:val="clear" w:color="auto" w:fill="auto"/>
          </w:tcPr>
          <w:p w14:paraId="5F6EF145" w14:textId="437F92A0"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Finger et al. 2017</w:t>
            </w:r>
          </w:p>
        </w:tc>
        <w:tc>
          <w:tcPr>
            <w:tcW w:w="1440" w:type="dxa"/>
            <w:shd w:val="clear" w:color="auto" w:fill="auto"/>
          </w:tcPr>
          <w:p w14:paraId="3E2ABB35" w14:textId="2A5E04D0" w:rsidR="005F4E49" w:rsidRPr="0054172E"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3"/>
                <w:szCs w:val="23"/>
                <w:shd w:val="clear" w:color="auto" w:fill="FFFFFF"/>
              </w:rPr>
            </w:pPr>
            <w:r w:rsidRPr="0054172E">
              <w:rPr>
                <w:rFonts w:ascii="Times New Roman" w:hAnsi="Times New Roman" w:cs="Times New Roman"/>
                <w:b/>
                <w:bCs/>
                <w:sz w:val="23"/>
                <w:szCs w:val="23"/>
                <w:shd w:val="clear" w:color="auto" w:fill="FFFFFF"/>
              </w:rPr>
              <w:t>Current Study</w:t>
            </w:r>
          </w:p>
        </w:tc>
      </w:tr>
      <w:tr w:rsidR="005F4E49" w:rsidRPr="00E061A7" w14:paraId="59DBD1C1"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3050F69F" w14:textId="499A6C69" w:rsidR="005F4E49" w:rsidRPr="00E061A7" w:rsidRDefault="005F4E49" w:rsidP="005F4E49">
            <w:pPr>
              <w:jc w:val="center"/>
              <w:rPr>
                <w:rFonts w:ascii="Times New Roman" w:eastAsia="Times New Roman" w:hAnsi="Times New Roman" w:cs="Times New Roman"/>
                <w:b w:val="0"/>
                <w:bCs w:val="0"/>
              </w:rPr>
            </w:pPr>
            <w:r w:rsidRPr="00E061A7">
              <w:rPr>
                <w:rFonts w:ascii="Times New Roman" w:eastAsia="Times New Roman" w:hAnsi="Times New Roman" w:cs="Times New Roman"/>
                <w:b w:val="0"/>
                <w:bCs w:val="0"/>
              </w:rPr>
              <w:t>2011</w:t>
            </w:r>
          </w:p>
        </w:tc>
        <w:tc>
          <w:tcPr>
            <w:tcW w:w="1123" w:type="dxa"/>
          </w:tcPr>
          <w:p w14:paraId="412844E2" w14:textId="1E44CC9B"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995</w:t>
            </w:r>
          </w:p>
        </w:tc>
        <w:tc>
          <w:tcPr>
            <w:tcW w:w="1021" w:type="dxa"/>
          </w:tcPr>
          <w:p w14:paraId="3C7D5C8D" w14:textId="62424451"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192</w:t>
            </w:r>
          </w:p>
        </w:tc>
        <w:tc>
          <w:tcPr>
            <w:tcW w:w="1533" w:type="dxa"/>
          </w:tcPr>
          <w:p w14:paraId="2D120A2E" w14:textId="2E5636B4"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2,363 (775-∞)</w:t>
            </w:r>
          </w:p>
        </w:tc>
        <w:tc>
          <w:tcPr>
            <w:tcW w:w="1440" w:type="dxa"/>
          </w:tcPr>
          <w:p w14:paraId="281D4713" w14:textId="35FB148D"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876 (190-∞)</w:t>
            </w:r>
          </w:p>
        </w:tc>
        <w:tc>
          <w:tcPr>
            <w:tcW w:w="1530" w:type="dxa"/>
          </w:tcPr>
          <w:p w14:paraId="4339C411" w14:textId="4DD7F788"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2,088 (735-∞)</w:t>
            </w:r>
          </w:p>
        </w:tc>
        <w:tc>
          <w:tcPr>
            <w:tcW w:w="1440" w:type="dxa"/>
          </w:tcPr>
          <w:p w14:paraId="063C7EDF" w14:textId="2AFA2F83"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630 (176-∞)</w:t>
            </w:r>
          </w:p>
        </w:tc>
      </w:tr>
      <w:tr w:rsidR="005F4E49" w:rsidRPr="00E061A7" w14:paraId="5FD8B1DB"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610AC169" w14:textId="7B1E578C" w:rsidR="005F4E49" w:rsidRPr="00E061A7" w:rsidRDefault="005F4E49" w:rsidP="005F4E49">
            <w:pPr>
              <w:jc w:val="center"/>
              <w:rPr>
                <w:rFonts w:ascii="Times New Roman" w:eastAsia="Times New Roman" w:hAnsi="Times New Roman" w:cs="Times New Roman"/>
                <w:b w:val="0"/>
                <w:bCs w:val="0"/>
              </w:rPr>
            </w:pPr>
            <w:r w:rsidRPr="00E061A7">
              <w:rPr>
                <w:rFonts w:ascii="Times New Roman" w:eastAsia="Times New Roman" w:hAnsi="Times New Roman" w:cs="Times New Roman"/>
                <w:b w:val="0"/>
                <w:bCs w:val="0"/>
              </w:rPr>
              <w:t>2012</w:t>
            </w:r>
          </w:p>
        </w:tc>
        <w:tc>
          <w:tcPr>
            <w:tcW w:w="1123" w:type="dxa"/>
          </w:tcPr>
          <w:p w14:paraId="0772C1C1" w14:textId="6C73EEA4"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534</w:t>
            </w:r>
          </w:p>
        </w:tc>
        <w:tc>
          <w:tcPr>
            <w:tcW w:w="1021" w:type="dxa"/>
          </w:tcPr>
          <w:p w14:paraId="2F05D960" w14:textId="1963B765"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191</w:t>
            </w:r>
          </w:p>
        </w:tc>
        <w:tc>
          <w:tcPr>
            <w:tcW w:w="1533" w:type="dxa"/>
          </w:tcPr>
          <w:p w14:paraId="74AAD35A" w14:textId="305459CD"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3,454 (789-∞)</w:t>
            </w:r>
          </w:p>
        </w:tc>
        <w:tc>
          <w:tcPr>
            <w:tcW w:w="1440" w:type="dxa"/>
          </w:tcPr>
          <w:p w14:paraId="587B0759" w14:textId="33D40F26"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321 (134-∞)</w:t>
            </w:r>
          </w:p>
        </w:tc>
        <w:tc>
          <w:tcPr>
            <w:tcW w:w="1530" w:type="dxa"/>
          </w:tcPr>
          <w:p w14:paraId="60A2169A" w14:textId="20620E69"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3,259 (775-∞)</w:t>
            </w:r>
          </w:p>
        </w:tc>
        <w:tc>
          <w:tcPr>
            <w:tcW w:w="1440" w:type="dxa"/>
          </w:tcPr>
          <w:p w14:paraId="02D5D1A7" w14:textId="4D718E3B"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285 (129-∞)</w:t>
            </w:r>
          </w:p>
        </w:tc>
      </w:tr>
      <w:tr w:rsidR="005F4E49" w:rsidRPr="00E061A7" w14:paraId="19776C22" w14:textId="77777777" w:rsidTr="005F4E49">
        <w:tc>
          <w:tcPr>
            <w:cnfStyle w:val="001000000000" w:firstRow="0" w:lastRow="0" w:firstColumn="1" w:lastColumn="0" w:oddVBand="0" w:evenVBand="0" w:oddHBand="0" w:evenHBand="0" w:firstRowFirstColumn="0" w:firstRowLastColumn="0" w:lastRowFirstColumn="0" w:lastRowLastColumn="0"/>
            <w:tcW w:w="1003" w:type="dxa"/>
          </w:tcPr>
          <w:p w14:paraId="172C15A0" w14:textId="444AF6C1" w:rsidR="005F4E49" w:rsidRPr="00E061A7" w:rsidRDefault="005F4E49" w:rsidP="005F4E49">
            <w:pPr>
              <w:jc w:val="center"/>
              <w:rPr>
                <w:rFonts w:ascii="Times New Roman" w:eastAsia="Times New Roman" w:hAnsi="Times New Roman" w:cs="Times New Roman"/>
                <w:b w:val="0"/>
                <w:bCs w:val="0"/>
              </w:rPr>
            </w:pPr>
            <w:r w:rsidRPr="00E061A7">
              <w:rPr>
                <w:rFonts w:ascii="Times New Roman" w:eastAsia="Times New Roman" w:hAnsi="Times New Roman" w:cs="Times New Roman"/>
                <w:b w:val="0"/>
                <w:bCs w:val="0"/>
              </w:rPr>
              <w:t>2013</w:t>
            </w:r>
          </w:p>
        </w:tc>
        <w:tc>
          <w:tcPr>
            <w:tcW w:w="1123" w:type="dxa"/>
          </w:tcPr>
          <w:p w14:paraId="38A650B1" w14:textId="551F2B7F"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678</w:t>
            </w:r>
          </w:p>
        </w:tc>
        <w:tc>
          <w:tcPr>
            <w:tcW w:w="1021" w:type="dxa"/>
          </w:tcPr>
          <w:p w14:paraId="22C44B06" w14:textId="44763C1D"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3"/>
                <w:szCs w:val="23"/>
                <w:shd w:val="clear" w:color="auto" w:fill="FFFFFF"/>
              </w:rPr>
            </w:pPr>
            <w:r>
              <w:rPr>
                <w:rFonts w:ascii="Times New Roman" w:hAnsi="Times New Roman" w:cs="Times New Roman"/>
                <w:sz w:val="23"/>
                <w:szCs w:val="23"/>
                <w:shd w:val="clear" w:color="auto" w:fill="FFFFFF"/>
              </w:rPr>
              <w:t>189</w:t>
            </w:r>
          </w:p>
        </w:tc>
        <w:tc>
          <w:tcPr>
            <w:tcW w:w="1533" w:type="dxa"/>
          </w:tcPr>
          <w:p w14:paraId="1146574C" w14:textId="0E7111CB"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2,459 (634-∞)</w:t>
            </w:r>
          </w:p>
        </w:tc>
        <w:tc>
          <w:tcPr>
            <w:tcW w:w="1440" w:type="dxa"/>
          </w:tcPr>
          <w:p w14:paraId="528FAC9D" w14:textId="282EC75C"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183 (99-685)</w:t>
            </w:r>
          </w:p>
        </w:tc>
        <w:tc>
          <w:tcPr>
            <w:tcW w:w="1530" w:type="dxa"/>
          </w:tcPr>
          <w:p w14:paraId="40C4A5BC" w14:textId="641D2B51"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2,340 (632-∞)</w:t>
            </w:r>
          </w:p>
        </w:tc>
        <w:tc>
          <w:tcPr>
            <w:tcW w:w="1440" w:type="dxa"/>
          </w:tcPr>
          <w:p w14:paraId="6CDDF11A" w14:textId="0569A1D5" w:rsidR="005F4E49" w:rsidRPr="00E061A7" w:rsidRDefault="005F4E49" w:rsidP="005F4E4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061A7">
              <w:rPr>
                <w:rFonts w:ascii="Times New Roman" w:hAnsi="Times New Roman" w:cs="Times New Roman"/>
                <w:sz w:val="23"/>
                <w:szCs w:val="23"/>
                <w:shd w:val="clear" w:color="auto" w:fill="FFFFFF"/>
              </w:rPr>
              <w:t>169 (96-566)</w:t>
            </w:r>
          </w:p>
        </w:tc>
      </w:tr>
    </w:tbl>
    <w:p w14:paraId="406AE846" w14:textId="605D97A0" w:rsidR="00C1719A" w:rsidRDefault="00C1719A">
      <w:pPr>
        <w:rPr>
          <w:rFonts w:ascii="Times New Roman" w:eastAsia="Times New Roman" w:hAnsi="Times New Roman" w:cs="Times New Roman"/>
        </w:rPr>
      </w:pPr>
      <w:r>
        <w:rPr>
          <w:rFonts w:ascii="Times New Roman" w:eastAsia="Times New Roman" w:hAnsi="Times New Roman" w:cs="Times New Roman"/>
        </w:rPr>
        <w:br w:type="page"/>
      </w:r>
    </w:p>
    <w:p w14:paraId="00FF3EDB" w14:textId="161AD43D" w:rsidR="0054172E" w:rsidRDefault="0054172E" w:rsidP="00704EFA">
      <w:pPr>
        <w:rPr>
          <w:rFonts w:ascii="Times New Roman" w:eastAsia="Times New Roman" w:hAnsi="Times New Roman" w:cs="Times New Roman"/>
        </w:rPr>
      </w:pPr>
      <w:r w:rsidRPr="00704EFA">
        <w:rPr>
          <w:rFonts w:ascii="Times" w:hAnsi="Times"/>
          <w:b/>
          <w:bCs/>
        </w:rPr>
        <w:lastRenderedPageBreak/>
        <w:t xml:space="preserve">Table </w:t>
      </w:r>
      <w:r>
        <w:rPr>
          <w:rFonts w:ascii="Times" w:hAnsi="Times"/>
          <w:b/>
          <w:bCs/>
        </w:rPr>
        <w:t>9</w:t>
      </w:r>
      <w:r>
        <w:rPr>
          <w:rFonts w:ascii="Times New Roman" w:eastAsia="Times New Roman" w:hAnsi="Times New Roman" w:cs="Times New Roman"/>
          <w:b/>
        </w:rPr>
        <w:t xml:space="preserve">. </w:t>
      </w:r>
      <w:r>
        <w:rPr>
          <w:rFonts w:ascii="Times New Roman" w:eastAsia="Times New Roman" w:hAnsi="Times New Roman" w:cs="Times New Roman"/>
        </w:rPr>
        <w:t>Ensi</w:t>
      </w:r>
    </w:p>
    <w:p w14:paraId="1E4CE30E" w14:textId="06AF6116" w:rsidR="0054172E" w:rsidRDefault="0054172E">
      <w:pPr>
        <w:rPr>
          <w:rFonts w:ascii="Times New Roman" w:eastAsia="Times New Roman" w:hAnsi="Times New Roman" w:cs="Times New Roman"/>
        </w:rPr>
      </w:pPr>
      <w:r>
        <w:rPr>
          <w:rFonts w:ascii="Times New Roman" w:eastAsia="Times New Roman" w:hAnsi="Times New Roman" w:cs="Times New Roman"/>
        </w:rPr>
        <w:br w:type="page"/>
      </w:r>
    </w:p>
    <w:p w14:paraId="4077BB18" w14:textId="3871EDC9" w:rsidR="001C1AF9" w:rsidRDefault="009B34E3" w:rsidP="00704EFA">
      <w:pPr>
        <w:rPr>
          <w:rFonts w:ascii="Times New Roman" w:eastAsia="Times New Roman" w:hAnsi="Times New Roman" w:cs="Times New Roman"/>
        </w:rPr>
      </w:pPr>
      <w:r w:rsidRPr="00704EFA">
        <w:rPr>
          <w:rFonts w:ascii="Times" w:hAnsi="Times"/>
          <w:b/>
          <w:bCs/>
        </w:rPr>
        <w:lastRenderedPageBreak/>
        <w:t xml:space="preserve">Table </w:t>
      </w:r>
      <w:r w:rsidR="0054172E">
        <w:rPr>
          <w:rFonts w:ascii="Times" w:hAnsi="Times"/>
          <w:b/>
          <w:bCs/>
        </w:rPr>
        <w:t>10</w:t>
      </w:r>
      <w:r>
        <w:rPr>
          <w:rFonts w:ascii="Times New Roman" w:eastAsia="Times New Roman" w:hAnsi="Times New Roman" w:cs="Times New Roman"/>
          <w:b/>
        </w:rPr>
        <w:t xml:space="preserve">. </w:t>
      </w:r>
      <w:r>
        <w:rPr>
          <w:rFonts w:ascii="Times New Roman" w:eastAsia="Times New Roman" w:hAnsi="Times New Roman" w:cs="Times New Roman"/>
        </w:rPr>
        <w:t xml:space="preserve">Genotypes of </w:t>
      </w:r>
      <w:r>
        <w:rPr>
          <w:rFonts w:ascii="Times New Roman" w:eastAsia="Times New Roman" w:hAnsi="Times New Roman" w:cs="Times New Roman"/>
        </w:rPr>
        <w:t>individuals at</w:t>
      </w:r>
      <w:r w:rsidR="00A322C4">
        <w:rPr>
          <w:rFonts w:ascii="Times New Roman" w:eastAsia="Times New Roman" w:hAnsi="Times New Roman" w:cs="Times New Roman"/>
        </w:rPr>
        <w:t xml:space="preserve"> </w:t>
      </w:r>
      <w:r w:rsidR="00B04E2F">
        <w:rPr>
          <w:rFonts w:ascii="Times New Roman" w:eastAsia="Times New Roman" w:hAnsi="Times New Roman" w:cs="Times New Roman"/>
        </w:rPr>
        <w:t xml:space="preserve">the </w:t>
      </w:r>
      <w:r w:rsidR="00A322C4">
        <w:rPr>
          <w:rFonts w:ascii="Times New Roman" w:eastAsia="Times New Roman" w:hAnsi="Times New Roman" w:cs="Times New Roman"/>
        </w:rPr>
        <w:t>two</w:t>
      </w:r>
      <w:r>
        <w:rPr>
          <w:rFonts w:ascii="Times New Roman" w:eastAsia="Times New Roman" w:hAnsi="Times New Roman" w:cs="Times New Roman"/>
        </w:rPr>
        <w:t xml:space="preserve"> loci</w:t>
      </w:r>
      <w:r w:rsidR="00A322C4">
        <w:rPr>
          <w:rFonts w:ascii="Times New Roman" w:eastAsia="Times New Roman" w:hAnsi="Times New Roman" w:cs="Times New Roman"/>
        </w:rPr>
        <w:t xml:space="preserve"> on </w:t>
      </w:r>
      <w:r w:rsidR="00B04E2F">
        <w:rPr>
          <w:rFonts w:ascii="Times New Roman" w:eastAsia="Times New Roman" w:hAnsi="Times New Roman" w:cs="Times New Roman"/>
        </w:rPr>
        <w:t>Chromosome</w:t>
      </w:r>
      <w:r w:rsidR="00A322C4">
        <w:rPr>
          <w:rFonts w:ascii="Times New Roman" w:eastAsia="Times New Roman" w:hAnsi="Times New Roman" w:cs="Times New Roman"/>
        </w:rPr>
        <w:t xml:space="preserve"> 5 (</w:t>
      </w:r>
      <w:r w:rsidR="00B04E2F">
        <w:rPr>
          <w:rFonts w:ascii="Times New Roman" w:eastAsia="Times New Roman" w:hAnsi="Times New Roman" w:cs="Times New Roman"/>
        </w:rPr>
        <w:t>Chr</w:t>
      </w:r>
      <w:r w:rsidR="00A322C4">
        <w:rPr>
          <w:rFonts w:ascii="Times New Roman" w:eastAsia="Times New Roman" w:hAnsi="Times New Roman" w:cs="Times New Roman"/>
        </w:rPr>
        <w:t>05)</w:t>
      </w:r>
      <w:r>
        <w:rPr>
          <w:rFonts w:ascii="Times New Roman" w:eastAsia="Times New Roman" w:hAnsi="Times New Roman" w:cs="Times New Roman"/>
        </w:rPr>
        <w:t xml:space="preserve"> </w:t>
      </w:r>
      <w:r>
        <w:rPr>
          <w:rFonts w:ascii="Times New Roman" w:eastAsia="Times New Roman" w:hAnsi="Times New Roman" w:cs="Times New Roman"/>
        </w:rPr>
        <w:t>associated with sex.</w:t>
      </w:r>
      <w:r w:rsidR="00B04E2F">
        <w:rPr>
          <w:rFonts w:ascii="Times New Roman" w:eastAsia="Times New Roman" w:hAnsi="Times New Roman" w:cs="Times New Roman"/>
        </w:rPr>
        <w:t xml:space="preserve"> Color coded sex assignments (female in green and male in red). Female associated homozygous genotypes are colored in green, heterozygous genotypes in yellow, and male genotypes are colored in red. Diagnostic loci would perfectly correlate at least one allele with sex at a given locus. Here, neither </w:t>
      </w:r>
      <w:r w:rsidR="00B04E2F" w:rsidRPr="00B04E2F">
        <w:rPr>
          <w:rFonts w:ascii="Times New Roman" w:eastAsia="Times New Roman" w:hAnsi="Times New Roman" w:cs="Times New Roman"/>
        </w:rPr>
        <w:t>Chr05_1885249</w:t>
      </w:r>
      <w:r w:rsidR="00B04E2F">
        <w:rPr>
          <w:rFonts w:ascii="Times New Roman" w:eastAsia="Times New Roman" w:hAnsi="Times New Roman" w:cs="Times New Roman"/>
        </w:rPr>
        <w:t xml:space="preserve"> or </w:t>
      </w:r>
      <w:r w:rsidR="00B04E2F" w:rsidRPr="00B04E2F">
        <w:rPr>
          <w:rFonts w:ascii="Times New Roman" w:eastAsia="Times New Roman" w:hAnsi="Times New Roman" w:cs="Times New Roman"/>
        </w:rPr>
        <w:t>Chr05_18852</w:t>
      </w:r>
      <w:r w:rsidR="00B04E2F">
        <w:rPr>
          <w:rFonts w:ascii="Times New Roman" w:eastAsia="Times New Roman" w:hAnsi="Times New Roman" w:cs="Times New Roman"/>
        </w:rPr>
        <w:t>51 contain alleles that are only found in one sex.</w:t>
      </w:r>
    </w:p>
    <w:p w14:paraId="3F338836" w14:textId="77777777" w:rsidR="00B04E2F" w:rsidRDefault="00B04E2F" w:rsidP="00704EFA">
      <w:pPr>
        <w:rPr>
          <w:rFonts w:ascii="Times New Roman" w:eastAsia="Times New Roman" w:hAnsi="Times New Roman" w:cs="Times New Roman"/>
        </w:rPr>
      </w:pPr>
    </w:p>
    <w:tbl>
      <w:tblPr>
        <w:tblW w:w="4450" w:type="dxa"/>
        <w:jc w:val="center"/>
        <w:tblLook w:val="04A0" w:firstRow="1" w:lastRow="0" w:firstColumn="1" w:lastColumn="0" w:noHBand="0" w:noVBand="1"/>
      </w:tblPr>
      <w:tblGrid>
        <w:gridCol w:w="1300"/>
        <w:gridCol w:w="1575"/>
        <w:gridCol w:w="1575"/>
      </w:tblGrid>
      <w:tr w:rsidR="00B04E2F" w:rsidRPr="00AA55ED" w14:paraId="615FDA50" w14:textId="77777777" w:rsidTr="00C55388">
        <w:trPr>
          <w:trHeight w:val="242"/>
          <w:jc w:val="center"/>
        </w:trPr>
        <w:tc>
          <w:tcPr>
            <w:tcW w:w="1300" w:type="dxa"/>
            <w:vMerge w:val="restart"/>
            <w:tcBorders>
              <w:top w:val="single" w:sz="4" w:space="0" w:color="auto"/>
              <w:left w:val="single" w:sz="4" w:space="0" w:color="auto"/>
              <w:right w:val="single" w:sz="4" w:space="0" w:color="auto"/>
            </w:tcBorders>
            <w:shd w:val="clear" w:color="auto" w:fill="auto"/>
            <w:noWrap/>
            <w:vAlign w:val="bottom"/>
          </w:tcPr>
          <w:p w14:paraId="74AD58D5" w14:textId="62AB534E" w:rsidR="00B04E2F"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Sex</w:t>
            </w:r>
          </w:p>
        </w:tc>
        <w:tc>
          <w:tcPr>
            <w:tcW w:w="3150" w:type="dxa"/>
            <w:gridSpan w:val="2"/>
            <w:tcBorders>
              <w:top w:val="single" w:sz="4" w:space="0" w:color="auto"/>
              <w:left w:val="nil"/>
              <w:bottom w:val="single" w:sz="4" w:space="0" w:color="auto"/>
              <w:right w:val="single" w:sz="4" w:space="0" w:color="auto"/>
            </w:tcBorders>
            <w:shd w:val="clear" w:color="auto" w:fill="auto"/>
            <w:noWrap/>
            <w:vAlign w:val="bottom"/>
          </w:tcPr>
          <w:p w14:paraId="6010036A" w14:textId="67ADEF82" w:rsidR="00B04E2F"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Locus</w:t>
            </w:r>
          </w:p>
        </w:tc>
      </w:tr>
      <w:tr w:rsidR="00B04E2F" w:rsidRPr="00AA55ED" w14:paraId="733CFDEE" w14:textId="77777777" w:rsidTr="00C55388">
        <w:trPr>
          <w:trHeight w:val="242"/>
          <w:jc w:val="center"/>
        </w:trPr>
        <w:tc>
          <w:tcPr>
            <w:tcW w:w="1300" w:type="dxa"/>
            <w:vMerge/>
            <w:tcBorders>
              <w:left w:val="single" w:sz="4" w:space="0" w:color="auto"/>
              <w:bottom w:val="single" w:sz="4" w:space="0" w:color="auto"/>
              <w:right w:val="single" w:sz="4" w:space="0" w:color="auto"/>
            </w:tcBorders>
            <w:shd w:val="clear" w:color="auto" w:fill="auto"/>
            <w:noWrap/>
            <w:vAlign w:val="bottom"/>
            <w:hideMark/>
          </w:tcPr>
          <w:p w14:paraId="331F0262" w14:textId="03014471" w:rsidR="00B04E2F" w:rsidRPr="00AA55ED" w:rsidRDefault="00B04E2F" w:rsidP="00B04E2F">
            <w:pPr>
              <w:jc w:val="center"/>
              <w:rPr>
                <w:rFonts w:ascii="Calibri" w:eastAsia="Times New Roman" w:hAnsi="Calibri" w:cs="Calibri"/>
                <w:color w:val="000000"/>
                <w:sz w:val="21"/>
                <w:szCs w:val="21"/>
              </w:rPr>
            </w:pPr>
          </w:p>
        </w:tc>
        <w:tc>
          <w:tcPr>
            <w:tcW w:w="1575" w:type="dxa"/>
            <w:tcBorders>
              <w:top w:val="single" w:sz="4" w:space="0" w:color="auto"/>
              <w:left w:val="nil"/>
              <w:bottom w:val="single" w:sz="4" w:space="0" w:color="auto"/>
              <w:right w:val="single" w:sz="4" w:space="0" w:color="auto"/>
            </w:tcBorders>
            <w:shd w:val="clear" w:color="auto" w:fill="auto"/>
            <w:noWrap/>
            <w:vAlign w:val="bottom"/>
            <w:hideMark/>
          </w:tcPr>
          <w:p w14:paraId="47AB3581" w14:textId="462D3421" w:rsidR="00B04E2F" w:rsidRPr="00AA55ED"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Chr</w:t>
            </w:r>
            <w:r w:rsidRPr="00AA55ED">
              <w:rPr>
                <w:rFonts w:ascii="Calibri" w:eastAsia="Times New Roman" w:hAnsi="Calibri" w:cs="Calibri"/>
                <w:color w:val="000000"/>
                <w:sz w:val="21"/>
                <w:szCs w:val="21"/>
              </w:rPr>
              <w:t>05</w:t>
            </w:r>
            <w:r>
              <w:rPr>
                <w:rFonts w:ascii="Calibri" w:eastAsia="Times New Roman" w:hAnsi="Calibri" w:cs="Calibri"/>
                <w:color w:val="000000"/>
                <w:sz w:val="21"/>
                <w:szCs w:val="21"/>
              </w:rPr>
              <w:t>_</w:t>
            </w:r>
            <w:r w:rsidRPr="00AA55ED">
              <w:rPr>
                <w:rFonts w:ascii="Calibri" w:eastAsia="Times New Roman" w:hAnsi="Calibri" w:cs="Calibri"/>
                <w:color w:val="000000"/>
                <w:sz w:val="21"/>
                <w:szCs w:val="21"/>
              </w:rPr>
              <w:t>1885249</w:t>
            </w:r>
          </w:p>
        </w:tc>
        <w:tc>
          <w:tcPr>
            <w:tcW w:w="1575" w:type="dxa"/>
            <w:tcBorders>
              <w:top w:val="single" w:sz="4" w:space="0" w:color="auto"/>
              <w:left w:val="nil"/>
              <w:bottom w:val="single" w:sz="4" w:space="0" w:color="auto"/>
              <w:right w:val="single" w:sz="4" w:space="0" w:color="auto"/>
            </w:tcBorders>
            <w:shd w:val="clear" w:color="auto" w:fill="auto"/>
            <w:noWrap/>
            <w:vAlign w:val="bottom"/>
            <w:hideMark/>
          </w:tcPr>
          <w:p w14:paraId="0E306FC8" w14:textId="1FD4B49E" w:rsidR="00B04E2F" w:rsidRPr="00AA55ED" w:rsidRDefault="00B04E2F" w:rsidP="00B04E2F">
            <w:pPr>
              <w:jc w:val="center"/>
              <w:rPr>
                <w:rFonts w:ascii="Calibri" w:eastAsia="Times New Roman" w:hAnsi="Calibri" w:cs="Calibri"/>
                <w:color w:val="000000"/>
                <w:sz w:val="21"/>
                <w:szCs w:val="21"/>
              </w:rPr>
            </w:pPr>
            <w:r>
              <w:rPr>
                <w:rFonts w:ascii="Calibri" w:eastAsia="Times New Roman" w:hAnsi="Calibri" w:cs="Calibri"/>
                <w:color w:val="000000"/>
                <w:sz w:val="21"/>
                <w:szCs w:val="21"/>
              </w:rPr>
              <w:t>Chr</w:t>
            </w:r>
            <w:r w:rsidRPr="00AA55ED">
              <w:rPr>
                <w:rFonts w:ascii="Calibri" w:eastAsia="Times New Roman" w:hAnsi="Calibri" w:cs="Calibri"/>
                <w:color w:val="000000"/>
                <w:sz w:val="21"/>
                <w:szCs w:val="21"/>
              </w:rPr>
              <w:t>05</w:t>
            </w:r>
            <w:r>
              <w:rPr>
                <w:rFonts w:ascii="Calibri" w:eastAsia="Times New Roman" w:hAnsi="Calibri" w:cs="Calibri"/>
                <w:color w:val="000000"/>
                <w:sz w:val="21"/>
                <w:szCs w:val="21"/>
              </w:rPr>
              <w:t>_</w:t>
            </w:r>
            <w:r w:rsidRPr="00AA55ED">
              <w:rPr>
                <w:rFonts w:ascii="Calibri" w:eastAsia="Times New Roman" w:hAnsi="Calibri" w:cs="Calibri"/>
                <w:color w:val="000000"/>
                <w:sz w:val="21"/>
                <w:szCs w:val="21"/>
              </w:rPr>
              <w:t>1885251</w:t>
            </w:r>
          </w:p>
        </w:tc>
      </w:tr>
      <w:tr w:rsidR="00AA55ED" w:rsidRPr="00AA55ED" w14:paraId="1DEB2CCA"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D70F131" w14:textId="0EBBA5F8" w:rsidR="00AA55ED" w:rsidRPr="00AA55ED" w:rsidRDefault="00AA55ED"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0E1AD69" w14:textId="77777777" w:rsidR="00AA55ED" w:rsidRPr="00AA55ED" w:rsidRDefault="00AA55ED"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CC648FF" w14:textId="77777777" w:rsidR="00AA55ED" w:rsidRPr="00AA55ED" w:rsidRDefault="00AA55ED"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264B8391"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8A669FD" w14:textId="644534E4"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33CCEBF" w14:textId="4E0AF1BC"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ED46C4D" w14:textId="14E88A26"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0814D65"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A0310FE" w14:textId="380886E8"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2AFA669" w14:textId="3A2C477A"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478FBE38" w14:textId="4FBEDAF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3341E6FF"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093369B" w14:textId="66060762"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AA29D65" w14:textId="10562BBF"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B7CF14C" w14:textId="54D8FC80"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1EBF7A2D"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02479E2E" w14:textId="284CDE1D"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08C0083" w14:textId="27F1C6D8"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5FC651A" w14:textId="01660AD0"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2B7F81E1"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EB0688F" w14:textId="6D9E9301"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0A80959" w14:textId="777A752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97B552E" w14:textId="2FECAF96"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044194F"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32BD5F1" w14:textId="711EB86C"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3BB6A38" w14:textId="42960411"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7E6E74B" w14:textId="1026CB55"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ACB4302"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F8BEFA5" w14:textId="3B533679"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6758833" w14:textId="025D9B7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55F6DEB9" w14:textId="5C2135EF"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4B880376"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2D6A1D4" w14:textId="011F03A6"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5F0B36D4" w14:textId="1DDB980D"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4C4343AC" w14:textId="0C64ECAA"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0C7FE864"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BF9A7E0" w14:textId="16D7EEBE"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73AA0654" w14:textId="74EEBAF6"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5CC1A911" w14:textId="05875FF3"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1E273C2B"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BFD32D6" w14:textId="17555A03"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B941C19" w14:textId="406AD32C"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C06DBB3" w14:textId="5D340DA8"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5CB5DE6A"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23C04CD" w14:textId="30FCDB98"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33911BBE" w14:textId="6F812FD5"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60E217BF" w14:textId="4A14E182"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7FB0E0B8" w14:textId="77777777" w:rsidTr="00B04E2F">
        <w:trPr>
          <w:trHeight w:val="197"/>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E0C7593" w14:textId="77777777"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F073F2E" w14:textId="77777777"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40F72B9" w14:textId="77777777" w:rsidR="005F4E49" w:rsidRPr="00AA55ED" w:rsidRDefault="005F4E49"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5F4E49" w:rsidRPr="00AA55ED" w14:paraId="5376098D"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40D3444" w14:textId="77777777"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99B0579"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B2DB498"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1C59C9FC"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1CB00A62" w14:textId="26A8FFB6"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tcPr>
          <w:p w14:paraId="288B2453" w14:textId="3C66C1AF"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599" w:themeFill="accent4" w:themeFillTint="66"/>
            <w:noWrap/>
            <w:vAlign w:val="bottom"/>
          </w:tcPr>
          <w:p w14:paraId="7CFD4C01" w14:textId="4D2124E0"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5700"/>
                <w:sz w:val="21"/>
                <w:szCs w:val="21"/>
              </w:rPr>
              <w:t>GT</w:t>
            </w:r>
          </w:p>
        </w:tc>
      </w:tr>
      <w:tr w:rsidR="005F4E49" w:rsidRPr="00AA55ED" w14:paraId="47268B45"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tcPr>
          <w:p w14:paraId="2C506804" w14:textId="0B907819" w:rsidR="005F4E49"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tcPr>
          <w:p w14:paraId="23B32B2F" w14:textId="405C1EF0"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599" w:themeFill="accent4" w:themeFillTint="66"/>
            <w:noWrap/>
            <w:vAlign w:val="bottom"/>
          </w:tcPr>
          <w:p w14:paraId="2B8C79B9" w14:textId="291BBE72"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5700"/>
                <w:sz w:val="21"/>
                <w:szCs w:val="21"/>
              </w:rPr>
              <w:t>GT</w:t>
            </w:r>
          </w:p>
        </w:tc>
      </w:tr>
      <w:tr w:rsidR="005F4E49" w:rsidRPr="00AA55ED" w14:paraId="635342BC"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222062A" w14:textId="104DD07D"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E536FB8"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1F1C659"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7DC8082D"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8AB2CE0" w14:textId="77777777" w:rsidR="00B04E2F" w:rsidRPr="00AA55ED" w:rsidRDefault="00B04E2F"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9E5630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01481E6"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1E22A3D7"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DEEAC51" w14:textId="77777777" w:rsidR="00B04E2F" w:rsidRPr="00AA55ED" w:rsidRDefault="00B04E2F"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85596F0"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68C443D"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1437985D"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2EF9574" w14:textId="498117CB"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C4548D4"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9079DA5"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37BE2336"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3DCDDF6" w14:textId="51D070BE"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B3BE65B"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4010F8C"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2D6C2823"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4598EAF" w14:textId="1955E21A"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AC38EAA"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B44E759"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4AB6BC88"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94C8249" w14:textId="797C9E9A"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72EED81"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E5A5689"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3C37C94E" w14:textId="77777777" w:rsidTr="00B04E2F">
        <w:trPr>
          <w:trHeight w:val="197"/>
          <w:jc w:val="center"/>
        </w:trPr>
        <w:tc>
          <w:tcPr>
            <w:tcW w:w="13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08D9DA5" w14:textId="77777777" w:rsidR="005F4E49" w:rsidRPr="00AA55ED" w:rsidRDefault="005F4E49" w:rsidP="00B04E2F">
            <w:pPr>
              <w:jc w:val="center"/>
              <w:rPr>
                <w:rFonts w:ascii="Calibri" w:eastAsia="Times New Roman" w:hAnsi="Calibri" w:cs="Calibri"/>
                <w:color w:val="006100"/>
                <w:sz w:val="21"/>
                <w:szCs w:val="21"/>
              </w:rPr>
            </w:pPr>
            <w:r>
              <w:rPr>
                <w:rFonts w:ascii="Calibri" w:eastAsia="Times New Roman" w:hAnsi="Calibri" w:cs="Calibri"/>
                <w:color w:val="006100"/>
                <w:sz w:val="21"/>
                <w:szCs w:val="21"/>
              </w:rPr>
              <w:t>female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3E58CBF"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8555201"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188D6ACA"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80BA273"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1640A71"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5F163C7"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556085F8"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446824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000AECB"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53E62C8"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1D4BB263" w14:textId="77777777" w:rsidTr="00B04E2F">
        <w:trPr>
          <w:trHeight w:val="188"/>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838603C" w14:textId="40ACE219"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5D095B2"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E0B9478"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626620EF"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C073DED" w14:textId="70618DC4"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CDFB59E"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D474670"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34DF1322" w14:textId="77777777" w:rsidTr="00B04E2F">
        <w:trPr>
          <w:trHeight w:val="188"/>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30A608C" w14:textId="34634C89"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02687AB"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12F766E"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5F4E49" w:rsidRPr="00AA55ED" w14:paraId="6699271F" w14:textId="77777777" w:rsidTr="00B04E2F">
        <w:trPr>
          <w:trHeight w:val="278"/>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CEDC987" w14:textId="0D2AD8F6"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9593980"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EFFCE45" w14:textId="77777777" w:rsidR="005F4E49" w:rsidRPr="00AA55ED" w:rsidRDefault="005F4E49"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2AC4D3D4"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F43F83F"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D9755C4"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1C2019E"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2FF0AFE2"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8B4E57A"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ED47793"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7FC2A54"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41BCC4D0"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F984300"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F4F1EEE"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96278B0"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0D912F55"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1D7475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AD89E09"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333996A"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1A1495D6"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5D18FB9"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383566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0961E49"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756EF1C3" w14:textId="77777777" w:rsidTr="00B04E2F">
        <w:trPr>
          <w:trHeight w:val="8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BFF4627"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B3333B6"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653BC63"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034111DF"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EAFBE43"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722E99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167B96C"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7188BB5B" w14:textId="77777777" w:rsidTr="00B04E2F">
        <w:trPr>
          <w:trHeight w:val="26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2573CE0"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7C750CD"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4739785"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4EBCC06E"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5887D6F"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040CA0B"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c>
          <w:tcPr>
            <w:tcW w:w="157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093BCBF" w14:textId="77777777" w:rsidR="00B04E2F" w:rsidRPr="00AA55ED" w:rsidRDefault="00B04E2F" w:rsidP="00B04E2F">
            <w:pPr>
              <w:jc w:val="center"/>
              <w:rPr>
                <w:rFonts w:ascii="Calibri" w:eastAsia="Times New Roman" w:hAnsi="Calibri" w:cs="Calibri"/>
                <w:color w:val="9C0006"/>
                <w:sz w:val="21"/>
                <w:szCs w:val="21"/>
              </w:rPr>
            </w:pPr>
            <w:r w:rsidRPr="00AA55ED">
              <w:rPr>
                <w:rFonts w:ascii="Calibri" w:eastAsia="Times New Roman" w:hAnsi="Calibri" w:cs="Calibri"/>
                <w:color w:val="9C0006"/>
                <w:sz w:val="21"/>
                <w:szCs w:val="21"/>
              </w:rPr>
              <w:t>GG</w:t>
            </w:r>
          </w:p>
        </w:tc>
      </w:tr>
      <w:tr w:rsidR="00B04E2F" w:rsidRPr="00AA55ED" w14:paraId="6111F85D"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A2F2A6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E7AA795"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27BC3C4"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2B805AFA" w14:textId="77777777" w:rsidTr="00B04E2F">
        <w:trPr>
          <w:trHeight w:val="17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C7ECC6C" w14:textId="7B0B5136"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774FDE3"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E3CBF36"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4E7BE678"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62EF312" w14:textId="76F27500"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lastRenderedPageBreak/>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22FF9F8"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955F76"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5F4E49" w:rsidRPr="00AA55ED" w14:paraId="01EDE599"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24567B3" w14:textId="08E9238B" w:rsidR="005F4E49" w:rsidRPr="00AA55ED" w:rsidRDefault="005F4E49"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BA7E79D"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36D449C" w14:textId="77777777" w:rsidR="005F4E49" w:rsidRPr="00AA55ED" w:rsidRDefault="005F4E49"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B04E2F" w:rsidRPr="00AA55ED" w14:paraId="1DDAAEE4"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FF3FA43"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DD487A7"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GA</w:t>
            </w:r>
          </w:p>
        </w:tc>
        <w:tc>
          <w:tcPr>
            <w:tcW w:w="1575"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D64C4B1" w14:textId="77777777" w:rsidR="00B04E2F" w:rsidRPr="00AA55ED" w:rsidRDefault="00B04E2F" w:rsidP="00B04E2F">
            <w:pPr>
              <w:jc w:val="center"/>
              <w:rPr>
                <w:rFonts w:ascii="Calibri" w:eastAsia="Times New Roman" w:hAnsi="Calibri" w:cs="Calibri"/>
                <w:color w:val="9C5700"/>
                <w:sz w:val="21"/>
                <w:szCs w:val="21"/>
              </w:rPr>
            </w:pPr>
            <w:r w:rsidRPr="00AA55ED">
              <w:rPr>
                <w:rFonts w:ascii="Calibri" w:eastAsia="Times New Roman" w:hAnsi="Calibri" w:cs="Calibri"/>
                <w:color w:val="9C5700"/>
                <w:sz w:val="21"/>
                <w:szCs w:val="21"/>
              </w:rPr>
              <w:t>GT</w:t>
            </w:r>
          </w:p>
        </w:tc>
      </w:tr>
      <w:tr w:rsidR="00B04E2F" w:rsidRPr="00AA55ED" w14:paraId="606A234D" w14:textId="77777777" w:rsidTr="00B04E2F">
        <w:trPr>
          <w:trHeight w:val="179"/>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FF20B68"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3AC6E51"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9111BF4"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B04E2F" w:rsidRPr="00AA55ED" w14:paraId="5F14B3E4" w14:textId="77777777" w:rsidTr="00B04E2F">
        <w:trPr>
          <w:trHeight w:val="260"/>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2D91BA2"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E060DD0"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94CB6FD"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B04E2F" w:rsidRPr="00AA55ED" w14:paraId="66B1FE9F" w14:textId="77777777" w:rsidTr="00B04E2F">
        <w:trPr>
          <w:trHeight w:val="251"/>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8462392"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CF6789"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0C3E842"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r w:rsidR="00B04E2F" w:rsidRPr="00AA55ED" w14:paraId="1F01FF4B" w14:textId="77777777" w:rsidTr="00B04E2F">
        <w:trPr>
          <w:trHeight w:val="161"/>
          <w:jc w:val="center"/>
        </w:trPr>
        <w:tc>
          <w:tcPr>
            <w:tcW w:w="130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211EE1F" w14:textId="77777777" w:rsidR="00B04E2F" w:rsidRPr="00AA55ED" w:rsidRDefault="00B04E2F" w:rsidP="00B04E2F">
            <w:pPr>
              <w:jc w:val="center"/>
              <w:rPr>
                <w:rFonts w:ascii="Calibri" w:eastAsia="Times New Roman" w:hAnsi="Calibri" w:cs="Calibri"/>
                <w:color w:val="9C0006"/>
                <w:sz w:val="21"/>
                <w:szCs w:val="21"/>
              </w:rPr>
            </w:pPr>
            <w:r>
              <w:rPr>
                <w:rFonts w:ascii="Calibri" w:eastAsia="Times New Roman" w:hAnsi="Calibri" w:cs="Calibri"/>
                <w:color w:val="9C0006"/>
                <w:sz w:val="21"/>
                <w:szCs w:val="21"/>
              </w:rPr>
              <w:t>male</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4E8C680"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AA</w:t>
            </w:r>
          </w:p>
        </w:tc>
        <w:tc>
          <w:tcPr>
            <w:tcW w:w="157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113C88F" w14:textId="77777777" w:rsidR="00B04E2F" w:rsidRPr="00AA55ED" w:rsidRDefault="00B04E2F" w:rsidP="00B04E2F">
            <w:pPr>
              <w:jc w:val="center"/>
              <w:rPr>
                <w:rFonts w:ascii="Calibri" w:eastAsia="Times New Roman" w:hAnsi="Calibri" w:cs="Calibri"/>
                <w:color w:val="006100"/>
                <w:sz w:val="21"/>
                <w:szCs w:val="21"/>
              </w:rPr>
            </w:pPr>
            <w:r w:rsidRPr="00AA55ED">
              <w:rPr>
                <w:rFonts w:ascii="Calibri" w:eastAsia="Times New Roman" w:hAnsi="Calibri" w:cs="Calibri"/>
                <w:color w:val="006100"/>
                <w:sz w:val="21"/>
                <w:szCs w:val="21"/>
              </w:rPr>
              <w:t>TT</w:t>
            </w:r>
          </w:p>
        </w:tc>
      </w:tr>
    </w:tbl>
    <w:p w14:paraId="447C2D89" w14:textId="6ECC47EA" w:rsidR="00B04E2F" w:rsidRDefault="00B04E2F" w:rsidP="00704EFA">
      <w:pPr>
        <w:rPr>
          <w:rFonts w:ascii="Times" w:hAnsi="Times"/>
          <w:b/>
          <w:bCs/>
        </w:rPr>
      </w:pPr>
    </w:p>
    <w:p w14:paraId="2DEFC848" w14:textId="77777777" w:rsidR="00B04E2F" w:rsidRDefault="00B04E2F">
      <w:pPr>
        <w:rPr>
          <w:rFonts w:ascii="Times" w:hAnsi="Times"/>
          <w:b/>
          <w:bCs/>
        </w:rPr>
      </w:pPr>
      <w:r>
        <w:rPr>
          <w:rFonts w:ascii="Times" w:hAnsi="Times"/>
          <w:b/>
          <w:bCs/>
        </w:rPr>
        <w:br w:type="page"/>
      </w:r>
    </w:p>
    <w:p w14:paraId="6FECE9A5" w14:textId="77777777" w:rsidR="00B04E2F" w:rsidRDefault="00B04E2F" w:rsidP="00704EFA">
      <w:pPr>
        <w:rPr>
          <w:rFonts w:ascii="Times" w:hAnsi="Times"/>
          <w:b/>
          <w:bCs/>
        </w:rPr>
      </w:pPr>
    </w:p>
    <w:p w14:paraId="14178113" w14:textId="2C87E532" w:rsidR="00704EFA" w:rsidRPr="00704EFA" w:rsidRDefault="00704EFA" w:rsidP="00704EFA">
      <w:pPr>
        <w:rPr>
          <w:rFonts w:ascii="Times" w:hAnsi="Times"/>
          <w:b/>
          <w:bCs/>
        </w:rPr>
      </w:pPr>
      <w:r w:rsidRPr="00704EFA">
        <w:rPr>
          <w:rFonts w:ascii="Times" w:hAnsi="Times"/>
          <w:b/>
          <w:bCs/>
        </w:rPr>
        <w:t xml:space="preserve">Table </w:t>
      </w:r>
      <w:r w:rsidR="0054172E">
        <w:rPr>
          <w:rFonts w:ascii="Times" w:hAnsi="Times"/>
          <w:b/>
          <w:bCs/>
        </w:rPr>
        <w:t>11</w:t>
      </w:r>
      <w:r>
        <w:rPr>
          <w:rFonts w:ascii="Times New Roman" w:eastAsia="Times New Roman" w:hAnsi="Times New Roman" w:cs="Times New Roman"/>
          <w:b/>
        </w:rPr>
        <w:t xml:space="preserve">. </w:t>
      </w:r>
      <w:r w:rsidR="0054172E">
        <w:rPr>
          <w:rFonts w:ascii="Times New Roman" w:eastAsia="Times New Roman" w:hAnsi="Times New Roman" w:cs="Times New Roman"/>
        </w:rPr>
        <w:t>Regions</w:t>
      </w:r>
      <w:r>
        <w:rPr>
          <w:rFonts w:ascii="Times New Roman" w:eastAsia="Times New Roman" w:hAnsi="Times New Roman" w:cs="Times New Roman"/>
        </w:rPr>
        <w:t xml:space="preserve"> in the male genome assembly that contain putative Y</w:t>
      </w:r>
      <w:r w:rsidR="00B517DD">
        <w:rPr>
          <w:rFonts w:ascii="Times New Roman" w:eastAsia="Times New Roman" w:hAnsi="Times New Roman" w:cs="Times New Roman"/>
        </w:rPr>
        <w:t xml:space="preserve"> </w:t>
      </w:r>
      <w:r>
        <w:rPr>
          <w:rFonts w:ascii="Times New Roman" w:eastAsia="Times New Roman" w:hAnsi="Times New Roman" w:cs="Times New Roman"/>
        </w:rPr>
        <w:t>sequences.</w:t>
      </w:r>
      <w:r w:rsidR="00646B37">
        <w:rPr>
          <w:rFonts w:ascii="Times New Roman" w:eastAsia="Times New Roman" w:hAnsi="Times New Roman" w:cs="Times New Roman"/>
        </w:rPr>
        <w:t xml:space="preserve"> Large segments of sequence are contained on multiple chromosomes. Indicating sex determination in delta smelt may be polygenic.</w:t>
      </w:r>
    </w:p>
    <w:p w14:paraId="64BF7F08" w14:textId="77777777" w:rsidR="00704EFA" w:rsidRDefault="00704EFA" w:rsidP="00704EFA">
      <w:pPr>
        <w:rPr>
          <w:rFonts w:ascii="Times" w:hAnsi="Times"/>
          <w:b/>
          <w:bCs/>
          <w:u w:val="single"/>
        </w:rPr>
      </w:pPr>
    </w:p>
    <w:tbl>
      <w:tblPr>
        <w:tblW w:w="4985" w:type="dxa"/>
        <w:jc w:val="center"/>
        <w:tblLook w:val="04A0" w:firstRow="1" w:lastRow="0" w:firstColumn="1" w:lastColumn="0" w:noHBand="0" w:noVBand="1"/>
      </w:tblPr>
      <w:tblGrid>
        <w:gridCol w:w="1975"/>
        <w:gridCol w:w="1820"/>
        <w:gridCol w:w="1190"/>
      </w:tblGrid>
      <w:tr w:rsidR="00B517DD" w:rsidRPr="00F77965" w14:paraId="05F50F5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000000" w:fill="F2F2F2"/>
            <w:noWrap/>
            <w:vAlign w:val="bottom"/>
            <w:hideMark/>
          </w:tcPr>
          <w:p w14:paraId="21793A8A" w14:textId="035A2525"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auto"/>
              <w:left w:val="nil"/>
              <w:bottom w:val="single" w:sz="4" w:space="0" w:color="auto"/>
              <w:right w:val="nil"/>
            </w:tcBorders>
            <w:shd w:val="clear" w:color="000000" w:fill="F2F2F2"/>
            <w:noWrap/>
            <w:vAlign w:val="bottom"/>
            <w:hideMark/>
          </w:tcPr>
          <w:p w14:paraId="42C77170" w14:textId="4B0A5129" w:rsidR="00B517DD" w:rsidRPr="00F77965" w:rsidRDefault="00B517DD" w:rsidP="00B517D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auto"/>
              <w:left w:val="nil"/>
              <w:bottom w:val="single" w:sz="4" w:space="0" w:color="auto"/>
              <w:right w:val="single" w:sz="4" w:space="0" w:color="auto"/>
            </w:tcBorders>
            <w:shd w:val="clear" w:color="000000" w:fill="F2F2F2"/>
            <w:noWrap/>
            <w:vAlign w:val="bottom"/>
            <w:hideMark/>
          </w:tcPr>
          <w:p w14:paraId="78579D17" w14:textId="62708513"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B517DD" w:rsidRPr="00F77965" w14:paraId="4AFDB4A4"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55AF824" w14:textId="5DE7F944"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DEE4E01" w14:textId="23610441" w:rsidR="00B517DD" w:rsidRPr="00F77965" w:rsidRDefault="00B517DD" w:rsidP="00FF3E1D">
            <w:pPr>
              <w:jc w:val="center"/>
              <w:rPr>
                <w:rFonts w:ascii="Times New Roman" w:eastAsia="Times New Roman" w:hAnsi="Times New Roman" w:cs="Times New Roman"/>
                <w:color w:val="000000"/>
              </w:rPr>
            </w:pPr>
            <w:r w:rsidRPr="00A44E77">
              <w:t>21021012</w:t>
            </w:r>
          </w:p>
        </w:tc>
        <w:tc>
          <w:tcPr>
            <w:tcW w:w="1190" w:type="dxa"/>
            <w:tcBorders>
              <w:top w:val="single" w:sz="4" w:space="0" w:color="auto"/>
              <w:left w:val="nil"/>
              <w:bottom w:val="single" w:sz="4" w:space="0" w:color="auto"/>
              <w:right w:val="single" w:sz="4" w:space="0" w:color="auto"/>
            </w:tcBorders>
            <w:shd w:val="clear" w:color="auto" w:fill="auto"/>
            <w:noWrap/>
            <w:hideMark/>
          </w:tcPr>
          <w:p w14:paraId="2A33366F" w14:textId="2F533905" w:rsidR="00B517DD" w:rsidRPr="00F77965" w:rsidRDefault="00B517DD" w:rsidP="00FF3E1D">
            <w:pPr>
              <w:jc w:val="center"/>
              <w:rPr>
                <w:rFonts w:ascii="Times New Roman" w:eastAsia="Times New Roman" w:hAnsi="Times New Roman" w:cs="Times New Roman"/>
                <w:color w:val="000000"/>
              </w:rPr>
            </w:pPr>
            <w:r w:rsidRPr="00A44E77">
              <w:t>21058853</w:t>
            </w:r>
          </w:p>
        </w:tc>
      </w:tr>
      <w:tr w:rsidR="00B517DD" w:rsidRPr="00F77965" w14:paraId="0036BDBE"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0207E6B3" w14:textId="150E0B23"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042A22D2" w14:textId="35E433E3" w:rsidR="00B517DD" w:rsidRPr="00F77965" w:rsidRDefault="00B517DD" w:rsidP="00FF3E1D">
            <w:pPr>
              <w:jc w:val="center"/>
              <w:rPr>
                <w:rFonts w:ascii="Times New Roman" w:eastAsia="Times New Roman" w:hAnsi="Times New Roman" w:cs="Times New Roman"/>
                <w:color w:val="000000"/>
              </w:rPr>
            </w:pPr>
            <w:r w:rsidRPr="00A44E77">
              <w:t>21028673</w:t>
            </w:r>
          </w:p>
        </w:tc>
        <w:tc>
          <w:tcPr>
            <w:tcW w:w="1190" w:type="dxa"/>
            <w:tcBorders>
              <w:top w:val="single" w:sz="4" w:space="0" w:color="auto"/>
              <w:left w:val="nil"/>
              <w:bottom w:val="single" w:sz="4" w:space="0" w:color="auto"/>
              <w:right w:val="single" w:sz="4" w:space="0" w:color="auto"/>
            </w:tcBorders>
            <w:shd w:val="clear" w:color="auto" w:fill="auto"/>
            <w:noWrap/>
            <w:hideMark/>
          </w:tcPr>
          <w:p w14:paraId="5F8671D6" w14:textId="45FA7D9D" w:rsidR="00B517DD" w:rsidRPr="00F77965" w:rsidRDefault="00B517DD" w:rsidP="00FF3E1D">
            <w:pPr>
              <w:jc w:val="center"/>
              <w:rPr>
                <w:rFonts w:ascii="Times New Roman" w:eastAsia="Times New Roman" w:hAnsi="Times New Roman" w:cs="Times New Roman"/>
                <w:color w:val="000000"/>
              </w:rPr>
            </w:pPr>
            <w:r w:rsidRPr="00A44E77">
              <w:t>21060036</w:t>
            </w:r>
          </w:p>
        </w:tc>
      </w:tr>
      <w:tr w:rsidR="00B517DD" w:rsidRPr="00F77965" w14:paraId="47B5CC37"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F19D413" w14:textId="7F6F757E"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CE9C3A2" w14:textId="54FC97F6" w:rsidR="00B517DD" w:rsidRPr="00F77965" w:rsidRDefault="00B517DD" w:rsidP="00FF3E1D">
            <w:pPr>
              <w:jc w:val="center"/>
              <w:rPr>
                <w:rFonts w:ascii="Times New Roman" w:eastAsia="Times New Roman" w:hAnsi="Times New Roman" w:cs="Times New Roman"/>
                <w:color w:val="000000"/>
              </w:rPr>
            </w:pPr>
            <w:r w:rsidRPr="00A44E77">
              <w:t>21032415</w:t>
            </w:r>
          </w:p>
        </w:tc>
        <w:tc>
          <w:tcPr>
            <w:tcW w:w="1190" w:type="dxa"/>
            <w:tcBorders>
              <w:top w:val="single" w:sz="4" w:space="0" w:color="auto"/>
              <w:left w:val="nil"/>
              <w:bottom w:val="single" w:sz="4" w:space="0" w:color="auto"/>
              <w:right w:val="single" w:sz="4" w:space="0" w:color="auto"/>
            </w:tcBorders>
            <w:shd w:val="clear" w:color="auto" w:fill="auto"/>
            <w:noWrap/>
            <w:hideMark/>
          </w:tcPr>
          <w:p w14:paraId="1F02E0D7" w14:textId="3E3274DF" w:rsidR="00B517DD" w:rsidRPr="00F77965" w:rsidRDefault="00B517DD" w:rsidP="00FF3E1D">
            <w:pPr>
              <w:jc w:val="center"/>
              <w:rPr>
                <w:rFonts w:ascii="Times New Roman" w:eastAsia="Times New Roman" w:hAnsi="Times New Roman" w:cs="Times New Roman"/>
                <w:color w:val="000000"/>
              </w:rPr>
            </w:pPr>
            <w:r w:rsidRPr="00A44E77">
              <w:t>21061475</w:t>
            </w:r>
          </w:p>
        </w:tc>
      </w:tr>
      <w:tr w:rsidR="00B517DD" w:rsidRPr="00F77965" w14:paraId="2F1EC11A"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46825A9" w14:textId="7A60C459"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4A798967" w14:textId="1C9AD8BF" w:rsidR="00B517DD" w:rsidRPr="00F77965" w:rsidRDefault="00B517DD" w:rsidP="00FF3E1D">
            <w:pPr>
              <w:jc w:val="center"/>
              <w:rPr>
                <w:rFonts w:ascii="Times New Roman" w:eastAsia="Times New Roman" w:hAnsi="Times New Roman" w:cs="Times New Roman"/>
                <w:color w:val="000000"/>
              </w:rPr>
            </w:pPr>
            <w:r w:rsidRPr="00A44E77">
              <w:t>21041512</w:t>
            </w:r>
          </w:p>
        </w:tc>
        <w:tc>
          <w:tcPr>
            <w:tcW w:w="1190" w:type="dxa"/>
            <w:tcBorders>
              <w:top w:val="single" w:sz="4" w:space="0" w:color="auto"/>
              <w:left w:val="nil"/>
              <w:bottom w:val="single" w:sz="4" w:space="0" w:color="auto"/>
              <w:right w:val="single" w:sz="4" w:space="0" w:color="auto"/>
            </w:tcBorders>
            <w:shd w:val="clear" w:color="auto" w:fill="auto"/>
            <w:noWrap/>
            <w:hideMark/>
          </w:tcPr>
          <w:p w14:paraId="3399196C" w14:textId="0CFD7437" w:rsidR="00B517DD" w:rsidRPr="00F77965" w:rsidRDefault="00B517DD" w:rsidP="00FF3E1D">
            <w:pPr>
              <w:jc w:val="center"/>
              <w:rPr>
                <w:rFonts w:ascii="Times New Roman" w:eastAsia="Times New Roman" w:hAnsi="Times New Roman" w:cs="Times New Roman"/>
                <w:color w:val="000000"/>
              </w:rPr>
            </w:pPr>
            <w:r w:rsidRPr="00A44E77">
              <w:t>21085263</w:t>
            </w:r>
          </w:p>
        </w:tc>
      </w:tr>
      <w:tr w:rsidR="00B517DD" w:rsidRPr="00F77965" w14:paraId="67FBC0A5"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9E2DAA3" w14:textId="6CC1E88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1EEA710A" w14:textId="2932EBE7" w:rsidR="00B517DD" w:rsidRPr="00F77965" w:rsidRDefault="00B517DD" w:rsidP="00FF3E1D">
            <w:pPr>
              <w:jc w:val="center"/>
              <w:rPr>
                <w:rFonts w:ascii="Times New Roman" w:eastAsia="Times New Roman" w:hAnsi="Times New Roman" w:cs="Times New Roman"/>
                <w:color w:val="000000"/>
              </w:rPr>
            </w:pPr>
            <w:r w:rsidRPr="00A44E77">
              <w:t>21050628</w:t>
            </w:r>
          </w:p>
        </w:tc>
        <w:tc>
          <w:tcPr>
            <w:tcW w:w="1190" w:type="dxa"/>
            <w:tcBorders>
              <w:top w:val="single" w:sz="4" w:space="0" w:color="auto"/>
              <w:left w:val="nil"/>
              <w:bottom w:val="single" w:sz="4" w:space="0" w:color="auto"/>
              <w:right w:val="single" w:sz="4" w:space="0" w:color="auto"/>
            </w:tcBorders>
            <w:shd w:val="clear" w:color="auto" w:fill="auto"/>
            <w:noWrap/>
            <w:hideMark/>
          </w:tcPr>
          <w:p w14:paraId="22FF4D99" w14:textId="48FC6B25" w:rsidR="00B517DD" w:rsidRPr="00F77965" w:rsidRDefault="00B517DD" w:rsidP="00FF3E1D">
            <w:pPr>
              <w:jc w:val="center"/>
              <w:rPr>
                <w:rFonts w:ascii="Times New Roman" w:eastAsia="Times New Roman" w:hAnsi="Times New Roman" w:cs="Times New Roman"/>
                <w:color w:val="000000"/>
              </w:rPr>
            </w:pPr>
            <w:r w:rsidRPr="00A44E77">
              <w:t>21088126</w:t>
            </w:r>
          </w:p>
        </w:tc>
      </w:tr>
      <w:tr w:rsidR="00B517DD" w:rsidRPr="00F77965" w14:paraId="1B9107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hideMark/>
          </w:tcPr>
          <w:p w14:paraId="401A57FA" w14:textId="2A2FAD1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single" w:sz="4" w:space="0" w:color="auto"/>
              <w:left w:val="nil"/>
              <w:bottom w:val="single" w:sz="4" w:space="0" w:color="auto"/>
              <w:right w:val="nil"/>
            </w:tcBorders>
            <w:shd w:val="clear" w:color="auto" w:fill="auto"/>
            <w:noWrap/>
            <w:hideMark/>
          </w:tcPr>
          <w:p w14:paraId="4DADEA16" w14:textId="61646543" w:rsidR="00B517DD" w:rsidRPr="00F77965" w:rsidRDefault="00B517DD" w:rsidP="00FF3E1D">
            <w:pPr>
              <w:jc w:val="center"/>
              <w:rPr>
                <w:rFonts w:ascii="Times New Roman" w:eastAsia="Times New Roman" w:hAnsi="Times New Roman" w:cs="Times New Roman"/>
                <w:color w:val="000000"/>
              </w:rPr>
            </w:pPr>
            <w:r w:rsidRPr="00A44E77">
              <w:t>21055337</w:t>
            </w:r>
          </w:p>
        </w:tc>
        <w:tc>
          <w:tcPr>
            <w:tcW w:w="1190" w:type="dxa"/>
            <w:tcBorders>
              <w:top w:val="single" w:sz="4" w:space="0" w:color="auto"/>
              <w:left w:val="nil"/>
              <w:bottom w:val="single" w:sz="4" w:space="0" w:color="auto"/>
              <w:right w:val="single" w:sz="4" w:space="0" w:color="auto"/>
            </w:tcBorders>
            <w:shd w:val="clear" w:color="auto" w:fill="auto"/>
            <w:noWrap/>
            <w:hideMark/>
          </w:tcPr>
          <w:p w14:paraId="23FA26C9" w14:textId="4DAE9FB3" w:rsidR="00B517DD" w:rsidRPr="00F77965" w:rsidRDefault="00B517DD" w:rsidP="00FF3E1D">
            <w:pPr>
              <w:jc w:val="center"/>
              <w:rPr>
                <w:rFonts w:ascii="Times New Roman" w:eastAsia="Times New Roman" w:hAnsi="Times New Roman" w:cs="Times New Roman"/>
                <w:color w:val="000000"/>
              </w:rPr>
            </w:pPr>
            <w:r w:rsidRPr="00A44E77">
              <w:t>21076797</w:t>
            </w:r>
          </w:p>
        </w:tc>
      </w:tr>
      <w:tr w:rsidR="00B517DD" w:rsidRPr="00F77965" w14:paraId="04CD912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0E1D1AA" w14:textId="3F316ED1"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4235271F" w14:textId="66752B21" w:rsidR="00B517DD" w:rsidRPr="00FA7D76" w:rsidRDefault="00B517DD" w:rsidP="00FF3E1D">
            <w:pPr>
              <w:jc w:val="center"/>
            </w:pPr>
            <w:r w:rsidRPr="00A44E77">
              <w:t>8138840</w:t>
            </w:r>
          </w:p>
        </w:tc>
        <w:tc>
          <w:tcPr>
            <w:tcW w:w="1190" w:type="dxa"/>
            <w:tcBorders>
              <w:top w:val="single" w:sz="4" w:space="0" w:color="auto"/>
              <w:left w:val="nil"/>
              <w:bottom w:val="single" w:sz="4" w:space="0" w:color="auto"/>
              <w:right w:val="single" w:sz="4" w:space="0" w:color="auto"/>
            </w:tcBorders>
            <w:shd w:val="clear" w:color="auto" w:fill="auto"/>
            <w:noWrap/>
          </w:tcPr>
          <w:p w14:paraId="0C2AAB3A" w14:textId="38047DB6" w:rsidR="00B517DD" w:rsidRPr="00FA7D76" w:rsidRDefault="00B517DD" w:rsidP="00FF3E1D">
            <w:pPr>
              <w:jc w:val="center"/>
            </w:pPr>
            <w:r w:rsidRPr="00A44E77">
              <w:t>8173464</w:t>
            </w:r>
          </w:p>
        </w:tc>
      </w:tr>
      <w:tr w:rsidR="00B517DD" w:rsidRPr="00F77965" w14:paraId="3A71CE8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D464275" w14:textId="1F57781A"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6B7072AB" w14:textId="79A72DC5" w:rsidR="00B517DD" w:rsidRPr="00FA7D76" w:rsidRDefault="00B517DD" w:rsidP="00FF3E1D">
            <w:pPr>
              <w:jc w:val="center"/>
            </w:pPr>
            <w:r w:rsidRPr="00A44E77">
              <w:t>8150980</w:t>
            </w:r>
          </w:p>
        </w:tc>
        <w:tc>
          <w:tcPr>
            <w:tcW w:w="1190" w:type="dxa"/>
            <w:tcBorders>
              <w:top w:val="single" w:sz="4" w:space="0" w:color="auto"/>
              <w:left w:val="nil"/>
              <w:bottom w:val="single" w:sz="4" w:space="0" w:color="auto"/>
              <w:right w:val="single" w:sz="4" w:space="0" w:color="auto"/>
            </w:tcBorders>
            <w:shd w:val="clear" w:color="auto" w:fill="auto"/>
            <w:noWrap/>
          </w:tcPr>
          <w:p w14:paraId="53EC071A" w14:textId="1D93E4D7" w:rsidR="00B517DD" w:rsidRPr="00FA7D76" w:rsidRDefault="00B517DD" w:rsidP="00FF3E1D">
            <w:pPr>
              <w:jc w:val="center"/>
            </w:pPr>
            <w:r w:rsidRPr="00A44E77">
              <w:t>8182769</w:t>
            </w:r>
          </w:p>
        </w:tc>
      </w:tr>
      <w:tr w:rsidR="00B517DD" w:rsidRPr="00F77965" w14:paraId="73692EB4"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B0BF498" w14:textId="4DBED2C3"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54B33ADE" w14:textId="2CA867B2" w:rsidR="00B517DD" w:rsidRPr="00FA7D76" w:rsidRDefault="00B517DD" w:rsidP="00FF3E1D">
            <w:pPr>
              <w:jc w:val="center"/>
            </w:pPr>
            <w:r w:rsidRPr="00A44E77">
              <w:t>8160327</w:t>
            </w:r>
          </w:p>
        </w:tc>
        <w:tc>
          <w:tcPr>
            <w:tcW w:w="1190" w:type="dxa"/>
            <w:tcBorders>
              <w:top w:val="single" w:sz="4" w:space="0" w:color="auto"/>
              <w:left w:val="nil"/>
              <w:bottom w:val="single" w:sz="4" w:space="0" w:color="auto"/>
              <w:right w:val="single" w:sz="4" w:space="0" w:color="auto"/>
            </w:tcBorders>
            <w:shd w:val="clear" w:color="auto" w:fill="auto"/>
            <w:noWrap/>
          </w:tcPr>
          <w:p w14:paraId="7AE633B5" w14:textId="539EDDDF" w:rsidR="00B517DD" w:rsidRPr="00FA7D76" w:rsidRDefault="00B517DD" w:rsidP="00FF3E1D">
            <w:pPr>
              <w:jc w:val="center"/>
            </w:pPr>
            <w:r w:rsidRPr="00A44E77">
              <w:t>8186257</w:t>
            </w:r>
          </w:p>
        </w:tc>
      </w:tr>
      <w:tr w:rsidR="00B517DD" w:rsidRPr="00F77965" w14:paraId="1D5CEC4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F72727F" w14:textId="10B2956C"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749F556A" w14:textId="2E1B08CF" w:rsidR="00B517DD" w:rsidRPr="00FA7D76" w:rsidRDefault="00B517DD" w:rsidP="00FF3E1D">
            <w:pPr>
              <w:jc w:val="center"/>
            </w:pPr>
            <w:r w:rsidRPr="00A44E77">
              <w:t>9824718</w:t>
            </w:r>
          </w:p>
        </w:tc>
        <w:tc>
          <w:tcPr>
            <w:tcW w:w="1190" w:type="dxa"/>
            <w:tcBorders>
              <w:top w:val="single" w:sz="4" w:space="0" w:color="auto"/>
              <w:left w:val="nil"/>
              <w:bottom w:val="single" w:sz="4" w:space="0" w:color="auto"/>
              <w:right w:val="single" w:sz="4" w:space="0" w:color="auto"/>
            </w:tcBorders>
            <w:shd w:val="clear" w:color="auto" w:fill="auto"/>
            <w:noWrap/>
          </w:tcPr>
          <w:p w14:paraId="1F9CB733" w14:textId="5E2DA5FE" w:rsidR="00B517DD" w:rsidRPr="00FA7D76" w:rsidRDefault="00B517DD" w:rsidP="00FF3E1D">
            <w:pPr>
              <w:jc w:val="center"/>
            </w:pPr>
            <w:r w:rsidRPr="00A44E77">
              <w:t>9865735</w:t>
            </w:r>
          </w:p>
        </w:tc>
      </w:tr>
      <w:tr w:rsidR="00B517DD" w:rsidRPr="00F77965" w14:paraId="7D35367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EACF5E4" w14:textId="1845F557"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C620A2A" w14:textId="4EE1CBF1" w:rsidR="00B517DD" w:rsidRPr="00FA7D76" w:rsidRDefault="00B517DD" w:rsidP="00FF3E1D">
            <w:pPr>
              <w:jc w:val="center"/>
            </w:pPr>
            <w:r w:rsidRPr="00A44E77">
              <w:t>9829062</w:t>
            </w:r>
          </w:p>
        </w:tc>
        <w:tc>
          <w:tcPr>
            <w:tcW w:w="1190" w:type="dxa"/>
            <w:tcBorders>
              <w:top w:val="single" w:sz="4" w:space="0" w:color="auto"/>
              <w:left w:val="nil"/>
              <w:bottom w:val="single" w:sz="4" w:space="0" w:color="auto"/>
              <w:right w:val="single" w:sz="4" w:space="0" w:color="auto"/>
            </w:tcBorders>
            <w:shd w:val="clear" w:color="auto" w:fill="auto"/>
            <w:noWrap/>
          </w:tcPr>
          <w:p w14:paraId="182CBB09" w14:textId="4759C560" w:rsidR="00B517DD" w:rsidRPr="00FA7D76" w:rsidRDefault="00B517DD" w:rsidP="00FF3E1D">
            <w:pPr>
              <w:jc w:val="center"/>
            </w:pPr>
            <w:r w:rsidRPr="00A44E77">
              <w:t>9876304</w:t>
            </w:r>
          </w:p>
        </w:tc>
      </w:tr>
      <w:tr w:rsidR="00B517DD" w:rsidRPr="00F77965" w14:paraId="0757CA4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D7676B2" w14:textId="59F5D222"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4B48F5D" w14:textId="468B4F86" w:rsidR="00B517DD" w:rsidRPr="00FA7D76" w:rsidRDefault="00B517DD" w:rsidP="00FF3E1D">
            <w:pPr>
              <w:jc w:val="center"/>
            </w:pPr>
            <w:r w:rsidRPr="00A44E77">
              <w:t>9829267</w:t>
            </w:r>
          </w:p>
        </w:tc>
        <w:tc>
          <w:tcPr>
            <w:tcW w:w="1190" w:type="dxa"/>
            <w:tcBorders>
              <w:top w:val="single" w:sz="4" w:space="0" w:color="auto"/>
              <w:left w:val="nil"/>
              <w:bottom w:val="single" w:sz="4" w:space="0" w:color="auto"/>
              <w:right w:val="single" w:sz="4" w:space="0" w:color="auto"/>
            </w:tcBorders>
            <w:shd w:val="clear" w:color="auto" w:fill="auto"/>
            <w:noWrap/>
          </w:tcPr>
          <w:p w14:paraId="5DECB0A2" w14:textId="6976941B" w:rsidR="00B517DD" w:rsidRPr="00FA7D76" w:rsidRDefault="00B517DD" w:rsidP="00FF3E1D">
            <w:pPr>
              <w:jc w:val="center"/>
            </w:pPr>
            <w:r w:rsidRPr="00A44E77">
              <w:t>9852703</w:t>
            </w:r>
          </w:p>
        </w:tc>
      </w:tr>
      <w:tr w:rsidR="00B517DD" w:rsidRPr="00F77965" w14:paraId="6435A2B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DF81248" w14:textId="051CB424"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0E24419" w14:textId="393784DF" w:rsidR="00B517DD" w:rsidRPr="00FA7D76" w:rsidRDefault="00B517DD" w:rsidP="00FF3E1D">
            <w:pPr>
              <w:jc w:val="center"/>
            </w:pPr>
            <w:r w:rsidRPr="00A44E77">
              <w:t>9830489</w:t>
            </w:r>
          </w:p>
        </w:tc>
        <w:tc>
          <w:tcPr>
            <w:tcW w:w="1190" w:type="dxa"/>
            <w:tcBorders>
              <w:top w:val="single" w:sz="4" w:space="0" w:color="auto"/>
              <w:left w:val="nil"/>
              <w:bottom w:val="single" w:sz="4" w:space="0" w:color="auto"/>
              <w:right w:val="single" w:sz="4" w:space="0" w:color="auto"/>
            </w:tcBorders>
            <w:shd w:val="clear" w:color="auto" w:fill="auto"/>
            <w:noWrap/>
          </w:tcPr>
          <w:p w14:paraId="435B5B28" w14:textId="21F136E8" w:rsidR="00B517DD" w:rsidRPr="00FA7D76" w:rsidRDefault="00B517DD" w:rsidP="00FF3E1D">
            <w:pPr>
              <w:jc w:val="center"/>
            </w:pPr>
            <w:r w:rsidRPr="00A44E77">
              <w:t>9861772</w:t>
            </w:r>
          </w:p>
        </w:tc>
      </w:tr>
      <w:tr w:rsidR="00B517DD" w:rsidRPr="00F77965" w14:paraId="0709EC7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8B0E7A0" w14:textId="3DD4183B"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5B2E374" w14:textId="0CB260E2" w:rsidR="00B517DD" w:rsidRPr="00FA7D76" w:rsidRDefault="00B517DD" w:rsidP="00FF3E1D">
            <w:pPr>
              <w:jc w:val="center"/>
            </w:pPr>
            <w:r w:rsidRPr="00A44E77">
              <w:t>9830548</w:t>
            </w:r>
          </w:p>
        </w:tc>
        <w:tc>
          <w:tcPr>
            <w:tcW w:w="1190" w:type="dxa"/>
            <w:tcBorders>
              <w:top w:val="single" w:sz="4" w:space="0" w:color="auto"/>
              <w:left w:val="nil"/>
              <w:bottom w:val="single" w:sz="4" w:space="0" w:color="auto"/>
              <w:right w:val="single" w:sz="4" w:space="0" w:color="auto"/>
            </w:tcBorders>
            <w:shd w:val="clear" w:color="auto" w:fill="auto"/>
            <w:noWrap/>
          </w:tcPr>
          <w:p w14:paraId="2ACCBC92" w14:textId="323B8296" w:rsidR="00B517DD" w:rsidRPr="00FA7D76" w:rsidRDefault="00B517DD" w:rsidP="00FF3E1D">
            <w:pPr>
              <w:jc w:val="center"/>
            </w:pPr>
            <w:r w:rsidRPr="00A44E77">
              <w:t>9877539</w:t>
            </w:r>
          </w:p>
        </w:tc>
      </w:tr>
      <w:tr w:rsidR="00B517DD" w:rsidRPr="00F77965" w14:paraId="5C45FE1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2C119D9" w14:textId="300D8F15"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65096F66" w14:textId="1336E343" w:rsidR="00B517DD" w:rsidRPr="00FA7D76" w:rsidRDefault="00B517DD" w:rsidP="00FF3E1D">
            <w:pPr>
              <w:jc w:val="center"/>
            </w:pPr>
            <w:r w:rsidRPr="00A44E77">
              <w:t>9835162</w:t>
            </w:r>
          </w:p>
        </w:tc>
        <w:tc>
          <w:tcPr>
            <w:tcW w:w="1190" w:type="dxa"/>
            <w:tcBorders>
              <w:top w:val="single" w:sz="4" w:space="0" w:color="auto"/>
              <w:left w:val="nil"/>
              <w:bottom w:val="single" w:sz="4" w:space="0" w:color="auto"/>
              <w:right w:val="single" w:sz="4" w:space="0" w:color="auto"/>
            </w:tcBorders>
            <w:shd w:val="clear" w:color="auto" w:fill="auto"/>
            <w:noWrap/>
          </w:tcPr>
          <w:p w14:paraId="36038687" w14:textId="3BB93185" w:rsidR="00B517DD" w:rsidRPr="00FA7D76" w:rsidRDefault="00B517DD" w:rsidP="00FF3E1D">
            <w:pPr>
              <w:jc w:val="center"/>
            </w:pPr>
            <w:r w:rsidRPr="00A44E77">
              <w:t>9870510</w:t>
            </w:r>
          </w:p>
        </w:tc>
      </w:tr>
      <w:tr w:rsidR="00B517DD" w:rsidRPr="00F77965" w14:paraId="1C4798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4317593" w14:textId="4AAD8D4A" w:rsidR="00B517DD" w:rsidRPr="00FA7D76" w:rsidRDefault="00B517DD" w:rsidP="00FF3E1D">
            <w:pPr>
              <w:jc w:val="center"/>
            </w:pPr>
            <w:r w:rsidRPr="00A44E77">
              <w:t>lg23</w:t>
            </w:r>
          </w:p>
        </w:tc>
        <w:tc>
          <w:tcPr>
            <w:tcW w:w="1820" w:type="dxa"/>
            <w:tcBorders>
              <w:top w:val="single" w:sz="4" w:space="0" w:color="auto"/>
              <w:left w:val="nil"/>
              <w:bottom w:val="single" w:sz="4" w:space="0" w:color="auto"/>
              <w:right w:val="nil"/>
            </w:tcBorders>
            <w:shd w:val="clear" w:color="auto" w:fill="auto"/>
            <w:noWrap/>
          </w:tcPr>
          <w:p w14:paraId="78784B3C" w14:textId="7F121EC7" w:rsidR="00B517DD" w:rsidRPr="00FA7D76" w:rsidRDefault="00B517DD" w:rsidP="00FF3E1D">
            <w:pPr>
              <w:jc w:val="center"/>
            </w:pPr>
            <w:r w:rsidRPr="00A44E77">
              <w:t>10574145</w:t>
            </w:r>
          </w:p>
        </w:tc>
        <w:tc>
          <w:tcPr>
            <w:tcW w:w="1190" w:type="dxa"/>
            <w:tcBorders>
              <w:top w:val="single" w:sz="4" w:space="0" w:color="auto"/>
              <w:left w:val="nil"/>
              <w:bottom w:val="single" w:sz="4" w:space="0" w:color="auto"/>
              <w:right w:val="single" w:sz="4" w:space="0" w:color="auto"/>
            </w:tcBorders>
            <w:shd w:val="clear" w:color="auto" w:fill="auto"/>
            <w:noWrap/>
          </w:tcPr>
          <w:p w14:paraId="39EB3DE6" w14:textId="7533C2C2" w:rsidR="00B517DD" w:rsidRPr="00FA7D76" w:rsidRDefault="00B517DD" w:rsidP="00FF3E1D">
            <w:pPr>
              <w:jc w:val="center"/>
            </w:pPr>
            <w:r w:rsidRPr="00A44E77">
              <w:t>10610523</w:t>
            </w:r>
          </w:p>
        </w:tc>
      </w:tr>
      <w:tr w:rsidR="00B517DD" w:rsidRPr="00F77965" w14:paraId="064E959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1C28455" w14:textId="5DC38017"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E5B6841" w14:textId="3015D6B0" w:rsidR="00B517DD" w:rsidRPr="00FA7D76" w:rsidRDefault="00B517DD" w:rsidP="00FF3E1D">
            <w:pPr>
              <w:jc w:val="center"/>
            </w:pPr>
            <w:r w:rsidRPr="00A44E77">
              <w:t>6162370</w:t>
            </w:r>
          </w:p>
        </w:tc>
        <w:tc>
          <w:tcPr>
            <w:tcW w:w="1190" w:type="dxa"/>
            <w:tcBorders>
              <w:top w:val="single" w:sz="4" w:space="0" w:color="auto"/>
              <w:left w:val="nil"/>
              <w:bottom w:val="single" w:sz="4" w:space="0" w:color="auto"/>
              <w:right w:val="single" w:sz="4" w:space="0" w:color="auto"/>
            </w:tcBorders>
            <w:shd w:val="clear" w:color="auto" w:fill="auto"/>
            <w:noWrap/>
          </w:tcPr>
          <w:p w14:paraId="33BB4202" w14:textId="50D9D9BB" w:rsidR="00B517DD" w:rsidRPr="00FA7D76" w:rsidRDefault="00B517DD" w:rsidP="00FF3E1D">
            <w:pPr>
              <w:jc w:val="center"/>
            </w:pPr>
            <w:r w:rsidRPr="00A44E77">
              <w:t>6193388</w:t>
            </w:r>
          </w:p>
        </w:tc>
      </w:tr>
      <w:tr w:rsidR="00B517DD" w:rsidRPr="00F77965" w14:paraId="60526D1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FCE76CA" w14:textId="5082B2D3"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EAFD32F" w14:textId="411324F7" w:rsidR="00B517DD" w:rsidRPr="00FA7D76" w:rsidRDefault="00B517DD" w:rsidP="00FF3E1D">
            <w:pPr>
              <w:jc w:val="center"/>
            </w:pPr>
            <w:r w:rsidRPr="00A44E77">
              <w:t>6164418</w:t>
            </w:r>
          </w:p>
        </w:tc>
        <w:tc>
          <w:tcPr>
            <w:tcW w:w="1190" w:type="dxa"/>
            <w:tcBorders>
              <w:top w:val="single" w:sz="4" w:space="0" w:color="auto"/>
              <w:left w:val="nil"/>
              <w:bottom w:val="single" w:sz="4" w:space="0" w:color="auto"/>
              <w:right w:val="single" w:sz="4" w:space="0" w:color="auto"/>
            </w:tcBorders>
            <w:shd w:val="clear" w:color="auto" w:fill="auto"/>
            <w:noWrap/>
          </w:tcPr>
          <w:p w14:paraId="3A45ADEE" w14:textId="167DE92E" w:rsidR="00B517DD" w:rsidRPr="00FA7D76" w:rsidRDefault="00B517DD" w:rsidP="00FF3E1D">
            <w:pPr>
              <w:jc w:val="center"/>
            </w:pPr>
            <w:r w:rsidRPr="00A44E77">
              <w:t>6207798</w:t>
            </w:r>
          </w:p>
        </w:tc>
      </w:tr>
      <w:tr w:rsidR="00B517DD" w:rsidRPr="00F77965" w14:paraId="72445E7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530F08A" w14:textId="77674E31"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188B367" w14:textId="512FAEC0" w:rsidR="00B517DD" w:rsidRPr="00FA7D76" w:rsidRDefault="00B517DD" w:rsidP="00FF3E1D">
            <w:pPr>
              <w:jc w:val="center"/>
            </w:pPr>
            <w:r w:rsidRPr="00A44E77">
              <w:t>6166727</w:t>
            </w:r>
          </w:p>
        </w:tc>
        <w:tc>
          <w:tcPr>
            <w:tcW w:w="1190" w:type="dxa"/>
            <w:tcBorders>
              <w:top w:val="single" w:sz="4" w:space="0" w:color="auto"/>
              <w:left w:val="nil"/>
              <w:bottom w:val="single" w:sz="4" w:space="0" w:color="auto"/>
              <w:right w:val="single" w:sz="4" w:space="0" w:color="auto"/>
            </w:tcBorders>
            <w:shd w:val="clear" w:color="auto" w:fill="auto"/>
            <w:noWrap/>
          </w:tcPr>
          <w:p w14:paraId="04574506" w14:textId="2D4FECD1" w:rsidR="00B517DD" w:rsidRPr="00FA7D76" w:rsidRDefault="00B517DD" w:rsidP="00FF3E1D">
            <w:pPr>
              <w:jc w:val="center"/>
            </w:pPr>
            <w:r w:rsidRPr="00A44E77">
              <w:t>6189675</w:t>
            </w:r>
          </w:p>
        </w:tc>
      </w:tr>
      <w:tr w:rsidR="00B517DD" w:rsidRPr="00F77965" w14:paraId="72652E45"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E09D303" w14:textId="6E3CEB6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9F0FB7F" w14:textId="3220F58A" w:rsidR="00B517DD" w:rsidRPr="00FA7D76" w:rsidRDefault="00B517DD" w:rsidP="00FF3E1D">
            <w:pPr>
              <w:jc w:val="center"/>
            </w:pPr>
            <w:r w:rsidRPr="00A44E77">
              <w:t>6190157</w:t>
            </w:r>
          </w:p>
        </w:tc>
        <w:tc>
          <w:tcPr>
            <w:tcW w:w="1190" w:type="dxa"/>
            <w:tcBorders>
              <w:top w:val="single" w:sz="4" w:space="0" w:color="auto"/>
              <w:left w:val="nil"/>
              <w:bottom w:val="single" w:sz="4" w:space="0" w:color="auto"/>
              <w:right w:val="single" w:sz="4" w:space="0" w:color="auto"/>
            </w:tcBorders>
            <w:shd w:val="clear" w:color="auto" w:fill="auto"/>
            <w:noWrap/>
          </w:tcPr>
          <w:p w14:paraId="5CED1612" w14:textId="35787E7C" w:rsidR="00B517DD" w:rsidRPr="00FA7D76" w:rsidRDefault="00B517DD" w:rsidP="00FF3E1D">
            <w:pPr>
              <w:jc w:val="center"/>
            </w:pPr>
            <w:r w:rsidRPr="00A44E77">
              <w:t>6225909</w:t>
            </w:r>
          </w:p>
        </w:tc>
      </w:tr>
      <w:tr w:rsidR="00B517DD" w:rsidRPr="00F77965" w14:paraId="4CE54FD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3EF7C7A" w14:textId="6A991C3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87142A" w14:textId="0EDD04B0" w:rsidR="00B517DD" w:rsidRPr="00FA7D76" w:rsidRDefault="00B517DD" w:rsidP="00FF3E1D">
            <w:pPr>
              <w:jc w:val="center"/>
            </w:pPr>
            <w:r w:rsidRPr="00A44E77">
              <w:t>6198039</w:t>
            </w:r>
          </w:p>
        </w:tc>
        <w:tc>
          <w:tcPr>
            <w:tcW w:w="1190" w:type="dxa"/>
            <w:tcBorders>
              <w:top w:val="single" w:sz="4" w:space="0" w:color="auto"/>
              <w:left w:val="nil"/>
              <w:bottom w:val="single" w:sz="4" w:space="0" w:color="auto"/>
              <w:right w:val="single" w:sz="4" w:space="0" w:color="auto"/>
            </w:tcBorders>
            <w:shd w:val="clear" w:color="auto" w:fill="auto"/>
            <w:noWrap/>
          </w:tcPr>
          <w:p w14:paraId="7A1D3970" w14:textId="50099413" w:rsidR="00B517DD" w:rsidRPr="00FA7D76" w:rsidRDefault="00B517DD" w:rsidP="00FF3E1D">
            <w:pPr>
              <w:jc w:val="center"/>
            </w:pPr>
            <w:r w:rsidRPr="00A44E77">
              <w:t>6236101</w:t>
            </w:r>
          </w:p>
        </w:tc>
      </w:tr>
      <w:tr w:rsidR="00B517DD" w:rsidRPr="00F77965" w14:paraId="1B0A434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435F036" w14:textId="1A828954"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44D050E" w14:textId="1CDB08A0" w:rsidR="00B517DD" w:rsidRPr="00FA7D76" w:rsidRDefault="00B517DD" w:rsidP="00FF3E1D">
            <w:pPr>
              <w:jc w:val="center"/>
            </w:pPr>
            <w:r w:rsidRPr="00A44E77">
              <w:t>6207685</w:t>
            </w:r>
          </w:p>
        </w:tc>
        <w:tc>
          <w:tcPr>
            <w:tcW w:w="1190" w:type="dxa"/>
            <w:tcBorders>
              <w:top w:val="single" w:sz="4" w:space="0" w:color="auto"/>
              <w:left w:val="nil"/>
              <w:bottom w:val="single" w:sz="4" w:space="0" w:color="auto"/>
              <w:right w:val="single" w:sz="4" w:space="0" w:color="auto"/>
            </w:tcBorders>
            <w:shd w:val="clear" w:color="auto" w:fill="auto"/>
            <w:noWrap/>
          </w:tcPr>
          <w:p w14:paraId="49C7E831" w14:textId="19E6A2F1" w:rsidR="00B517DD" w:rsidRPr="00FA7D76" w:rsidRDefault="00B517DD" w:rsidP="00FF3E1D">
            <w:pPr>
              <w:jc w:val="center"/>
            </w:pPr>
            <w:r w:rsidRPr="00A44E77">
              <w:t>6244021</w:t>
            </w:r>
          </w:p>
        </w:tc>
      </w:tr>
      <w:tr w:rsidR="00B517DD" w:rsidRPr="00F77965" w14:paraId="5A24837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3C31CFB" w14:textId="4005AF9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F3BB981" w14:textId="352E5554" w:rsidR="00B517DD" w:rsidRPr="00FA7D76" w:rsidRDefault="00B517DD" w:rsidP="00FF3E1D">
            <w:pPr>
              <w:jc w:val="center"/>
            </w:pPr>
            <w:r w:rsidRPr="00A44E77">
              <w:t>6207917</w:t>
            </w:r>
          </w:p>
        </w:tc>
        <w:tc>
          <w:tcPr>
            <w:tcW w:w="1190" w:type="dxa"/>
            <w:tcBorders>
              <w:top w:val="single" w:sz="4" w:space="0" w:color="auto"/>
              <w:left w:val="nil"/>
              <w:bottom w:val="single" w:sz="4" w:space="0" w:color="auto"/>
              <w:right w:val="single" w:sz="4" w:space="0" w:color="auto"/>
            </w:tcBorders>
            <w:shd w:val="clear" w:color="auto" w:fill="auto"/>
            <w:noWrap/>
          </w:tcPr>
          <w:p w14:paraId="51484821" w14:textId="4D8C3BB3" w:rsidR="00B517DD" w:rsidRPr="00FA7D76" w:rsidRDefault="00B517DD" w:rsidP="00FF3E1D">
            <w:pPr>
              <w:jc w:val="center"/>
            </w:pPr>
            <w:r w:rsidRPr="00A44E77">
              <w:t>6235633</w:t>
            </w:r>
          </w:p>
        </w:tc>
      </w:tr>
      <w:tr w:rsidR="00B517DD" w:rsidRPr="00F77965" w14:paraId="716FF49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5D588DC" w14:textId="17DB271C"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F04514" w14:textId="4D7811EC" w:rsidR="00B517DD" w:rsidRPr="00FA7D76" w:rsidRDefault="00B517DD" w:rsidP="00FF3E1D">
            <w:pPr>
              <w:jc w:val="center"/>
            </w:pPr>
            <w:r w:rsidRPr="00A44E77">
              <w:t>6234942</w:t>
            </w:r>
          </w:p>
        </w:tc>
        <w:tc>
          <w:tcPr>
            <w:tcW w:w="1190" w:type="dxa"/>
            <w:tcBorders>
              <w:top w:val="single" w:sz="4" w:space="0" w:color="auto"/>
              <w:left w:val="nil"/>
              <w:bottom w:val="single" w:sz="4" w:space="0" w:color="auto"/>
              <w:right w:val="single" w:sz="4" w:space="0" w:color="auto"/>
            </w:tcBorders>
            <w:shd w:val="clear" w:color="auto" w:fill="auto"/>
            <w:noWrap/>
          </w:tcPr>
          <w:p w14:paraId="3B96CBFC" w14:textId="12545FC8" w:rsidR="00B517DD" w:rsidRPr="00FA7D76" w:rsidRDefault="00B517DD" w:rsidP="00FF3E1D">
            <w:pPr>
              <w:jc w:val="center"/>
            </w:pPr>
            <w:r w:rsidRPr="00A44E77">
              <w:t>6302173</w:t>
            </w:r>
          </w:p>
        </w:tc>
      </w:tr>
      <w:tr w:rsidR="00B517DD" w:rsidRPr="00F77965" w14:paraId="42FDBC5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F081967" w14:textId="49EB355A"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4C373B0" w14:textId="5F6A924A" w:rsidR="00B517DD" w:rsidRPr="00FA7D76" w:rsidRDefault="00B517DD" w:rsidP="00FF3E1D">
            <w:pPr>
              <w:jc w:val="center"/>
            </w:pPr>
            <w:r w:rsidRPr="00A44E77">
              <w:t>6273953</w:t>
            </w:r>
          </w:p>
        </w:tc>
        <w:tc>
          <w:tcPr>
            <w:tcW w:w="1190" w:type="dxa"/>
            <w:tcBorders>
              <w:top w:val="single" w:sz="4" w:space="0" w:color="auto"/>
              <w:left w:val="nil"/>
              <w:bottom w:val="single" w:sz="4" w:space="0" w:color="auto"/>
              <w:right w:val="single" w:sz="4" w:space="0" w:color="auto"/>
            </w:tcBorders>
            <w:shd w:val="clear" w:color="auto" w:fill="auto"/>
            <w:noWrap/>
          </w:tcPr>
          <w:p w14:paraId="7939F6BC" w14:textId="167AFD7F" w:rsidR="00B517DD" w:rsidRPr="00FA7D76" w:rsidRDefault="00B517DD" w:rsidP="00FF3E1D">
            <w:pPr>
              <w:jc w:val="center"/>
            </w:pPr>
            <w:r w:rsidRPr="00A44E77">
              <w:t>6369734</w:t>
            </w:r>
          </w:p>
        </w:tc>
      </w:tr>
      <w:tr w:rsidR="00B517DD" w:rsidRPr="00F77965" w14:paraId="77A6D62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B2E46B8" w14:textId="075BB81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95BCBC5" w14:textId="64B24B15" w:rsidR="00B517DD" w:rsidRPr="00FA7D76" w:rsidRDefault="00B517DD" w:rsidP="00FF3E1D">
            <w:pPr>
              <w:jc w:val="center"/>
            </w:pPr>
            <w:r w:rsidRPr="00A44E77">
              <w:t>6288767</w:t>
            </w:r>
          </w:p>
        </w:tc>
        <w:tc>
          <w:tcPr>
            <w:tcW w:w="1190" w:type="dxa"/>
            <w:tcBorders>
              <w:top w:val="single" w:sz="4" w:space="0" w:color="auto"/>
              <w:left w:val="nil"/>
              <w:bottom w:val="single" w:sz="4" w:space="0" w:color="auto"/>
              <w:right w:val="single" w:sz="4" w:space="0" w:color="auto"/>
            </w:tcBorders>
            <w:shd w:val="clear" w:color="auto" w:fill="auto"/>
            <w:noWrap/>
          </w:tcPr>
          <w:p w14:paraId="31A536FC" w14:textId="26F740B8" w:rsidR="00B517DD" w:rsidRPr="00FA7D76" w:rsidRDefault="00B517DD" w:rsidP="00FF3E1D">
            <w:pPr>
              <w:jc w:val="center"/>
            </w:pPr>
            <w:r w:rsidRPr="00A44E77">
              <w:t>6323264</w:t>
            </w:r>
          </w:p>
        </w:tc>
      </w:tr>
      <w:tr w:rsidR="00B517DD" w:rsidRPr="00F77965" w14:paraId="0F0F948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671EAA2" w14:textId="767A8F62"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B4334AC" w14:textId="56DB99D0" w:rsidR="00B517DD" w:rsidRPr="00FA7D76" w:rsidRDefault="00B517DD" w:rsidP="00FF3E1D">
            <w:pPr>
              <w:jc w:val="center"/>
            </w:pPr>
            <w:r w:rsidRPr="00A44E77">
              <w:t>6293089</w:t>
            </w:r>
          </w:p>
        </w:tc>
        <w:tc>
          <w:tcPr>
            <w:tcW w:w="1190" w:type="dxa"/>
            <w:tcBorders>
              <w:top w:val="single" w:sz="4" w:space="0" w:color="auto"/>
              <w:left w:val="nil"/>
              <w:bottom w:val="single" w:sz="4" w:space="0" w:color="auto"/>
              <w:right w:val="single" w:sz="4" w:space="0" w:color="auto"/>
            </w:tcBorders>
            <w:shd w:val="clear" w:color="auto" w:fill="auto"/>
            <w:noWrap/>
          </w:tcPr>
          <w:p w14:paraId="0C4892F0" w14:textId="41A89A1A" w:rsidR="00B517DD" w:rsidRPr="00FA7D76" w:rsidRDefault="00B517DD" w:rsidP="00FF3E1D">
            <w:pPr>
              <w:jc w:val="center"/>
            </w:pPr>
            <w:r w:rsidRPr="00A44E77">
              <w:t>6319738</w:t>
            </w:r>
          </w:p>
        </w:tc>
      </w:tr>
      <w:tr w:rsidR="00B517DD" w:rsidRPr="00F77965" w14:paraId="2612A560"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3C268D1" w14:textId="7C2CB39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343C0F57" w14:textId="59F32B2E" w:rsidR="00B517DD" w:rsidRPr="00FA7D76" w:rsidRDefault="00B517DD" w:rsidP="00FF3E1D">
            <w:pPr>
              <w:jc w:val="center"/>
            </w:pPr>
            <w:r w:rsidRPr="00A44E77">
              <w:t>6308372</w:t>
            </w:r>
          </w:p>
        </w:tc>
        <w:tc>
          <w:tcPr>
            <w:tcW w:w="1190" w:type="dxa"/>
            <w:tcBorders>
              <w:top w:val="single" w:sz="4" w:space="0" w:color="auto"/>
              <w:left w:val="nil"/>
              <w:bottom w:val="single" w:sz="4" w:space="0" w:color="auto"/>
              <w:right w:val="single" w:sz="4" w:space="0" w:color="auto"/>
            </w:tcBorders>
            <w:shd w:val="clear" w:color="auto" w:fill="auto"/>
            <w:noWrap/>
          </w:tcPr>
          <w:p w14:paraId="7F254848" w14:textId="60CC76E0" w:rsidR="00B517DD" w:rsidRPr="00FA7D76" w:rsidRDefault="00B517DD" w:rsidP="00FF3E1D">
            <w:pPr>
              <w:jc w:val="center"/>
            </w:pPr>
            <w:r w:rsidRPr="00A44E77">
              <w:t>6343980</w:t>
            </w:r>
          </w:p>
        </w:tc>
      </w:tr>
      <w:tr w:rsidR="00B517DD" w:rsidRPr="00F77965" w14:paraId="2EDCF16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45F28EB" w14:textId="1EF9502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41B19F6E" w14:textId="5D85E8A0" w:rsidR="00B517DD" w:rsidRPr="00FA7D76" w:rsidRDefault="00B517DD" w:rsidP="00FF3E1D">
            <w:pPr>
              <w:jc w:val="center"/>
            </w:pPr>
            <w:r w:rsidRPr="00A44E77">
              <w:t>6311690</w:t>
            </w:r>
          </w:p>
        </w:tc>
        <w:tc>
          <w:tcPr>
            <w:tcW w:w="1190" w:type="dxa"/>
            <w:tcBorders>
              <w:top w:val="single" w:sz="4" w:space="0" w:color="auto"/>
              <w:left w:val="nil"/>
              <w:bottom w:val="single" w:sz="4" w:space="0" w:color="auto"/>
              <w:right w:val="single" w:sz="4" w:space="0" w:color="auto"/>
            </w:tcBorders>
            <w:shd w:val="clear" w:color="auto" w:fill="auto"/>
            <w:noWrap/>
          </w:tcPr>
          <w:p w14:paraId="563E138E" w14:textId="753A1BE3" w:rsidR="00B517DD" w:rsidRPr="00FA7D76" w:rsidRDefault="00B517DD" w:rsidP="00FF3E1D">
            <w:pPr>
              <w:jc w:val="center"/>
            </w:pPr>
            <w:r w:rsidRPr="00A44E77">
              <w:t>6398470</w:t>
            </w:r>
          </w:p>
        </w:tc>
      </w:tr>
      <w:tr w:rsidR="00B517DD" w:rsidRPr="00F77965" w14:paraId="20915ED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E94BCF5" w14:textId="514CC488"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21F7F8" w14:textId="091C72FF" w:rsidR="00B517DD" w:rsidRPr="00FA7D76" w:rsidRDefault="00B517DD" w:rsidP="00FF3E1D">
            <w:pPr>
              <w:jc w:val="center"/>
            </w:pPr>
            <w:r w:rsidRPr="00A44E77">
              <w:t>6336293</w:t>
            </w:r>
          </w:p>
        </w:tc>
        <w:tc>
          <w:tcPr>
            <w:tcW w:w="1190" w:type="dxa"/>
            <w:tcBorders>
              <w:top w:val="single" w:sz="4" w:space="0" w:color="auto"/>
              <w:left w:val="nil"/>
              <w:bottom w:val="single" w:sz="4" w:space="0" w:color="auto"/>
              <w:right w:val="single" w:sz="4" w:space="0" w:color="auto"/>
            </w:tcBorders>
            <w:shd w:val="clear" w:color="auto" w:fill="auto"/>
            <w:noWrap/>
          </w:tcPr>
          <w:p w14:paraId="5132AD66" w14:textId="23744F18" w:rsidR="00B517DD" w:rsidRPr="00FA7D76" w:rsidRDefault="00B517DD" w:rsidP="00FF3E1D">
            <w:pPr>
              <w:jc w:val="center"/>
            </w:pPr>
            <w:r w:rsidRPr="00A44E77">
              <w:t>6369942</w:t>
            </w:r>
          </w:p>
        </w:tc>
      </w:tr>
      <w:tr w:rsidR="00B517DD" w:rsidRPr="00F77965" w14:paraId="6DDA25A8"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DF2C316" w14:textId="400B16D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331556" w14:textId="047949F9" w:rsidR="00B517DD" w:rsidRPr="00FA7D76" w:rsidRDefault="00B517DD" w:rsidP="00FF3E1D">
            <w:pPr>
              <w:jc w:val="center"/>
            </w:pPr>
            <w:r w:rsidRPr="00A44E77">
              <w:t>6342838</w:t>
            </w:r>
          </w:p>
        </w:tc>
        <w:tc>
          <w:tcPr>
            <w:tcW w:w="1190" w:type="dxa"/>
            <w:tcBorders>
              <w:top w:val="single" w:sz="4" w:space="0" w:color="auto"/>
              <w:left w:val="nil"/>
              <w:bottom w:val="single" w:sz="4" w:space="0" w:color="auto"/>
              <w:right w:val="single" w:sz="4" w:space="0" w:color="auto"/>
            </w:tcBorders>
            <w:shd w:val="clear" w:color="auto" w:fill="auto"/>
            <w:noWrap/>
          </w:tcPr>
          <w:p w14:paraId="63C63EE9" w14:textId="3C178A95" w:rsidR="00B517DD" w:rsidRPr="00FA7D76" w:rsidRDefault="00B517DD" w:rsidP="00FF3E1D">
            <w:pPr>
              <w:jc w:val="center"/>
            </w:pPr>
            <w:r w:rsidRPr="00A44E77">
              <w:t>6380273</w:t>
            </w:r>
          </w:p>
        </w:tc>
      </w:tr>
      <w:tr w:rsidR="00B517DD" w:rsidRPr="00F77965" w14:paraId="36F24E8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4E39757" w14:textId="6E2C47A6"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0A31C172" w14:textId="33C59D1F" w:rsidR="00B517DD" w:rsidRPr="00FA7D76" w:rsidRDefault="00B517DD" w:rsidP="00FF3E1D">
            <w:pPr>
              <w:jc w:val="center"/>
            </w:pPr>
            <w:r w:rsidRPr="00A44E77">
              <w:t>6349134</w:t>
            </w:r>
          </w:p>
        </w:tc>
        <w:tc>
          <w:tcPr>
            <w:tcW w:w="1190" w:type="dxa"/>
            <w:tcBorders>
              <w:top w:val="single" w:sz="4" w:space="0" w:color="auto"/>
              <w:left w:val="nil"/>
              <w:bottom w:val="single" w:sz="4" w:space="0" w:color="auto"/>
              <w:right w:val="single" w:sz="4" w:space="0" w:color="auto"/>
            </w:tcBorders>
            <w:shd w:val="clear" w:color="auto" w:fill="auto"/>
            <w:noWrap/>
          </w:tcPr>
          <w:p w14:paraId="31D6E7EA" w14:textId="3F2984CE" w:rsidR="00B517DD" w:rsidRPr="00FA7D76" w:rsidRDefault="00B517DD" w:rsidP="00FF3E1D">
            <w:pPr>
              <w:jc w:val="center"/>
            </w:pPr>
            <w:r w:rsidRPr="00A44E77">
              <w:t>6399774</w:t>
            </w:r>
          </w:p>
        </w:tc>
      </w:tr>
      <w:tr w:rsidR="00B517DD" w:rsidRPr="00F77965" w14:paraId="2130F34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8E5A963" w14:textId="218A2B48" w:rsidR="00B517DD" w:rsidRPr="00FA7D76" w:rsidRDefault="00B517DD" w:rsidP="00B517DD">
            <w:pPr>
              <w:jc w:val="center"/>
            </w:pPr>
            <w:r w:rsidRPr="00A44E77">
              <w:t>scaffold_190</w:t>
            </w:r>
          </w:p>
        </w:tc>
        <w:tc>
          <w:tcPr>
            <w:tcW w:w="1820" w:type="dxa"/>
            <w:tcBorders>
              <w:top w:val="single" w:sz="4" w:space="0" w:color="auto"/>
              <w:left w:val="nil"/>
              <w:bottom w:val="single" w:sz="4" w:space="0" w:color="auto"/>
              <w:right w:val="nil"/>
            </w:tcBorders>
            <w:shd w:val="clear" w:color="auto" w:fill="auto"/>
            <w:noWrap/>
          </w:tcPr>
          <w:p w14:paraId="3DA007B1" w14:textId="5F8C9572" w:rsidR="00B517DD" w:rsidRPr="00FA7D76" w:rsidRDefault="00B517DD" w:rsidP="00B517DD">
            <w:pPr>
              <w:jc w:val="center"/>
            </w:pPr>
            <w:r w:rsidRPr="00A44E77">
              <w:t>85866</w:t>
            </w:r>
          </w:p>
        </w:tc>
        <w:tc>
          <w:tcPr>
            <w:tcW w:w="1190" w:type="dxa"/>
            <w:tcBorders>
              <w:top w:val="single" w:sz="4" w:space="0" w:color="auto"/>
              <w:left w:val="nil"/>
              <w:bottom w:val="single" w:sz="4" w:space="0" w:color="auto"/>
              <w:right w:val="single" w:sz="4" w:space="0" w:color="auto"/>
            </w:tcBorders>
            <w:shd w:val="clear" w:color="auto" w:fill="auto"/>
            <w:noWrap/>
          </w:tcPr>
          <w:p w14:paraId="3F53EB24" w14:textId="65EB6492" w:rsidR="00B517DD" w:rsidRPr="00FA7D76" w:rsidRDefault="00B517DD" w:rsidP="00B517DD">
            <w:pPr>
              <w:jc w:val="center"/>
            </w:pPr>
            <w:r w:rsidRPr="00A44E77">
              <w:t>106849</w:t>
            </w:r>
          </w:p>
        </w:tc>
      </w:tr>
    </w:tbl>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AA55ED">
          <w:pgSz w:w="12240" w:h="15840"/>
          <w:pgMar w:top="1305" w:right="1440" w:bottom="792"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674E6FC2"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w:t>
      </w:r>
      <w:r w:rsidR="00967672">
        <w:rPr>
          <w:rFonts w:ascii="Times New Roman" w:eastAsia="Times New Roman" w:hAnsi="Times New Roman" w:cs="Times New Roman"/>
        </w:rPr>
        <w:t xml:space="preserve">independent </w:t>
      </w:r>
      <w:r>
        <w:rPr>
          <w:rFonts w:ascii="Times New Roman" w:eastAsia="Times New Roman" w:hAnsi="Times New Roman" w:cs="Times New Roman"/>
        </w:rPr>
        <w:t>reference genomes––one male and one female. All work was completed at the GVL unless otherwise noted. A) Tissue from male and female delta smelt are sampled from the captive</w:t>
      </w:r>
      <w:r w:rsidR="00967672">
        <w:rPr>
          <w:rFonts w:ascii="Times New Roman" w:eastAsia="Times New Roman" w:hAnsi="Times New Roman" w:cs="Times New Roman"/>
        </w:rPr>
        <w:t xml:space="preserve"> population</w:t>
      </w:r>
      <w:r>
        <w:rPr>
          <w:rFonts w:ascii="Times New Roman" w:eastAsia="Times New Roman" w:hAnsi="Times New Roman" w:cs="Times New Roman"/>
        </w:rPr>
        <w:t xml:space="preserve">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k-mer spectra histogram of the number of distinct k-mers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k-mers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k-mer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colored by the number of distinct k-mers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k-mers with a given GC count and frequency, while yellow indicates more distinct k-mers.</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K-mer comparison plot of the number of distinct k-mers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343D72F8" w14:textId="77777777" w:rsidR="000549D5"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6AC6C5E8" w14:textId="44817CEA" w:rsidR="000549D5" w:rsidRDefault="00C825EE">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6A1E70A" wp14:editId="59257B34">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83879" w14:textId="4C1BA802" w:rsidR="00B364D1" w:rsidRDefault="000549D5">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sidR="00C825EE">
        <w:rPr>
          <w:rFonts w:ascii="Times New Roman" w:eastAsia="Times New Roman" w:hAnsi="Times New Roman" w:cs="Times New Roman"/>
        </w:rPr>
        <w:t>Multi-dimensional scaling of individual delta smelt from corresponding birth years</w:t>
      </w:r>
      <w:r w:rsidR="006306DA">
        <w:rPr>
          <w:rFonts w:ascii="Times New Roman" w:eastAsia="Times New Roman" w:hAnsi="Times New Roman" w:cs="Times New Roman"/>
        </w:rPr>
        <w:t xml:space="preserve"> for hybrid identification analysis</w:t>
      </w:r>
      <w:r w:rsidRPr="00D87783">
        <w:rPr>
          <w:rFonts w:ascii="Times New Roman" w:eastAsia="Times New Roman" w:hAnsi="Times New Roman" w:cs="Times New Roman"/>
        </w:rPr>
        <w:t>.</w:t>
      </w:r>
      <w:r w:rsidR="00646B37">
        <w:rPr>
          <w:rFonts w:ascii="Times New Roman" w:eastAsia="Times New Roman" w:hAnsi="Times New Roman" w:cs="Times New Roman"/>
        </w:rPr>
        <w:t xml:space="preserve"> Outlying data points (PC1 &gt; 0.01 and PC2&lt;-0.01) show a large degree of variation not contained in the more clustered samples. This indicates that these data points are either hybrids or the result of a sequencing artifact.</w:t>
      </w:r>
    </w:p>
    <w:p w14:paraId="67C07C2E" w14:textId="77777777" w:rsidR="00B364D1" w:rsidRDefault="00B364D1">
      <w:pPr>
        <w:rPr>
          <w:rFonts w:ascii="Times New Roman" w:eastAsia="Times New Roman" w:hAnsi="Times New Roman" w:cs="Times New Roman"/>
        </w:rPr>
      </w:pPr>
      <w:r>
        <w:rPr>
          <w:rFonts w:ascii="Times New Roman" w:eastAsia="Times New Roman" w:hAnsi="Times New Roman" w:cs="Times New Roman"/>
        </w:rPr>
        <w:br w:type="page"/>
      </w:r>
    </w:p>
    <w:p w14:paraId="3E6AFF0A" w14:textId="494644BA" w:rsidR="00766D63" w:rsidRDefault="00C1477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DE0E3C9" wp14:editId="1BB5CF02">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C68859D" w14:textId="2C14BF34" w:rsidR="00B364D1" w:rsidRDefault="00B364D1">
      <w:pPr>
        <w:rPr>
          <w:rFonts w:ascii="Times New Roman" w:eastAsia="Times New Roman" w:hAnsi="Times New Roman" w:cs="Times New Roman"/>
        </w:rPr>
      </w:pPr>
      <w:r w:rsidRPr="00F569D9">
        <w:rPr>
          <w:rFonts w:ascii="Times New Roman" w:eastAsia="Times New Roman" w:hAnsi="Times New Roman" w:cs="Times New Roman"/>
          <w:b/>
          <w:bCs/>
        </w:rPr>
        <w:t>Figure 8</w:t>
      </w:r>
      <w:r>
        <w:rPr>
          <w:rFonts w:ascii="Times New Roman" w:eastAsia="Times New Roman" w:hAnsi="Times New Roman" w:cs="Times New Roman"/>
        </w:rPr>
        <w:t>. O</w:t>
      </w:r>
      <w:r>
        <w:rPr>
          <w:rFonts w:ascii="Times New Roman" w:eastAsia="Times New Roman" w:hAnsi="Times New Roman" w:cs="Times New Roman"/>
        </w:rPr>
        <w:t>ne</w:t>
      </w:r>
      <w:r w:rsidR="006C0B0D">
        <w:rPr>
          <w:rFonts w:ascii="Times New Roman" w:eastAsia="Times New Roman" w:hAnsi="Times New Roman" w:cs="Times New Roman"/>
        </w:rPr>
        <w:t>-</w:t>
      </w:r>
      <w:r>
        <w:rPr>
          <w:rFonts w:ascii="Times New Roman" w:eastAsia="Times New Roman" w:hAnsi="Times New Roman" w:cs="Times New Roman"/>
        </w:rPr>
        <w:t xml:space="preserve">generation </w:t>
      </w:r>
      <w:r w:rsidR="006C0B0D">
        <w:rPr>
          <w:rFonts w:ascii="Times New Roman" w:eastAsia="Times New Roman" w:hAnsi="Times New Roman" w:cs="Times New Roman"/>
        </w:rPr>
        <w:t>temporal</w:t>
      </w:r>
      <w:r w:rsidR="00C14776">
        <w:rPr>
          <w:rFonts w:ascii="Times New Roman" w:eastAsia="Times New Roman" w:hAnsi="Times New Roman" w:cs="Times New Roma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6C0B0D">
        <w:rPr>
          <w:rFonts w:ascii="Times New Roman" w:eastAsia="Times New Roman" w:hAnsi="Times New Roman" w:cs="Times New Roman"/>
        </w:rPr>
        <w:t xml:space="preserve"> </w:t>
      </w:r>
      <w:r>
        <w:rPr>
          <w:rFonts w:ascii="Times New Roman" w:eastAsia="Times New Roman" w:hAnsi="Times New Roman" w:cs="Times New Roman"/>
        </w:rPr>
        <w:t>estimates</w:t>
      </w:r>
      <w:r w:rsidR="003B6B00">
        <w:rPr>
          <w:rFonts w:ascii="Times New Roman" w:eastAsia="Times New Roman" w:hAnsi="Times New Roman" w:cs="Times New Roman"/>
        </w:rPr>
        <w:t>––</w:t>
      </w:r>
      <w:r w:rsidR="00905DC8">
        <w:rPr>
          <w:rFonts w:ascii="Times New Roman" w:eastAsia="Times New Roman" w:hAnsi="Times New Roman" w:cs="Times New Roman"/>
        </w:rPr>
        <w:t xml:space="preserve">with high and low </w:t>
      </w:r>
      <w:r w:rsidR="00C14776">
        <w:rPr>
          <w:rFonts w:ascii="Times New Roman" w:eastAsia="Times New Roman" w:hAnsi="Times New Roman" w:cs="Times New Roman"/>
        </w:rPr>
        <w:t>jackknife</w:t>
      </w:r>
      <w:r w:rsidR="003B6B00">
        <w:rPr>
          <w:rFonts w:ascii="Times New Roman" w:eastAsia="Times New Roman" w:hAnsi="Times New Roman" w:cs="Times New Roman"/>
        </w:rPr>
        <w:t xml:space="preserve"> </w:t>
      </w:r>
      <w:r w:rsidR="00905DC8">
        <w:rPr>
          <w:rFonts w:ascii="Times New Roman" w:eastAsia="Times New Roman" w:hAnsi="Times New Roman" w:cs="Times New Roman"/>
        </w:rPr>
        <w:t>confidence intervals</w:t>
      </w:r>
      <w:r>
        <w:rPr>
          <w:rFonts w:ascii="Times New Roman" w:eastAsia="Times New Roman" w:hAnsi="Times New Roman" w:cs="Times New Roman"/>
        </w:rPr>
        <w:t xml:space="preserve"> of</w:t>
      </w:r>
      <w:r w:rsidR="003B6B00">
        <w:rPr>
          <w:rFonts w:ascii="Times New Roman" w:eastAsia="Times New Roman" w:hAnsi="Times New Roman" w:cs="Times New Roman"/>
        </w:rPr>
        <w:t xml:space="preserve"> the</w:t>
      </w:r>
      <w:r>
        <w:rPr>
          <w:rFonts w:ascii="Times New Roman" w:eastAsia="Times New Roman" w:hAnsi="Times New Roman" w:cs="Times New Roma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F569D9">
        <w:rPr>
          <w:rFonts w:ascii="Times New Roman" w:eastAsia="Times New Roman" w:hAnsi="Times New Roman" w:cs="Times New Roman"/>
        </w:rPr>
        <w:t xml:space="preserve"> </w:t>
      </w:r>
      <w:r w:rsidR="003B6B00">
        <w:rPr>
          <w:rFonts w:ascii="Times New Roman" w:eastAsia="Times New Roman" w:hAnsi="Times New Roman" w:cs="Times New Roman"/>
        </w:rPr>
        <w:t xml:space="preserve">of wild delta smelt cohorts </w:t>
      </w:r>
      <w:r w:rsidR="00F569D9">
        <w:rPr>
          <w:rFonts w:ascii="Times New Roman" w:eastAsia="Times New Roman" w:hAnsi="Times New Roman" w:cs="Times New Roman"/>
        </w:rPr>
        <w:t xml:space="preserve">from </w:t>
      </w:r>
      <w:r w:rsidR="003B6B00">
        <w:rPr>
          <w:rFonts w:ascii="Times New Roman" w:eastAsia="Times New Roman" w:hAnsi="Times New Roman" w:cs="Times New Roman"/>
        </w:rPr>
        <w:t xml:space="preserve">birth year </w:t>
      </w:r>
      <w:r w:rsidR="00F569D9">
        <w:rPr>
          <w:rFonts w:ascii="Times New Roman" w:eastAsia="Times New Roman" w:hAnsi="Times New Roman" w:cs="Times New Roman"/>
        </w:rPr>
        <w:t>1995 to 2019</w:t>
      </w:r>
      <w:r w:rsidR="00C14776">
        <w:rPr>
          <w:rFonts w:ascii="Times New Roman" w:eastAsia="Times New Roman" w:hAnsi="Times New Roman" w:cs="Times New Roman"/>
        </w:rPr>
        <w:t xml:space="preserve"> and</w:t>
      </w:r>
      <w:r w:rsidR="00905DC8">
        <w:rPr>
          <w:rFonts w:ascii="Times New Roman" w:eastAsia="Times New Roman" w:hAnsi="Times New Roman" w:cs="Times New Roman"/>
        </w:rPr>
        <w:t xml:space="preserve"> a </w:t>
      </w:r>
      <w:commentRangeStart w:id="4"/>
      <w:proofErr w:type="spellStart"/>
      <w:r w:rsidR="00905DC8">
        <w:rPr>
          <w:rFonts w:ascii="Times New Roman" w:eastAsia="Times New Roman" w:hAnsi="Times New Roman" w:cs="Times New Roman"/>
        </w:rPr>
        <w:t>P</w:t>
      </w:r>
      <w:r w:rsidR="00A322C4">
        <w:rPr>
          <w:rFonts w:ascii="Times New Roman" w:eastAsia="Times New Roman" w:hAnsi="Times New Roman" w:cs="Times New Roman"/>
        </w:rPr>
        <w:t>c</w:t>
      </w:r>
      <w:r w:rsidR="00905DC8">
        <w:rPr>
          <w:rFonts w:ascii="Times New Roman" w:eastAsia="Times New Roman" w:hAnsi="Times New Roman" w:cs="Times New Roman"/>
        </w:rPr>
        <w:t>rit</w:t>
      </w:r>
      <w:commentRangeEnd w:id="4"/>
      <w:proofErr w:type="spellEnd"/>
      <w:r w:rsidR="00A322C4">
        <w:rPr>
          <w:rStyle w:val="CommentReference"/>
        </w:rPr>
        <w:commentReference w:id="4"/>
      </w:r>
      <w:r w:rsidR="00905DC8">
        <w:rPr>
          <w:rFonts w:ascii="Times New Roman" w:eastAsia="Times New Roman" w:hAnsi="Times New Roman" w:cs="Times New Roman"/>
        </w:rPr>
        <w:t xml:space="preserve"> threshold of </w:t>
      </w:r>
      <w:commentRangeStart w:id="5"/>
      <w:r w:rsidR="00905DC8">
        <w:rPr>
          <w:rFonts w:ascii="Times New Roman" w:eastAsia="Times New Roman" w:hAnsi="Times New Roman" w:cs="Times New Roman"/>
        </w:rPr>
        <w:t>0.05</w:t>
      </w:r>
      <w:commentRangeEnd w:id="5"/>
      <w:r w:rsidR="00A322C4">
        <w:rPr>
          <w:rStyle w:val="CommentReference"/>
        </w:rPr>
        <w:commentReference w:id="5"/>
      </w:r>
      <w:r w:rsidR="00C14776">
        <w:rPr>
          <w:rFonts w:ascii="Times New Roman" w:eastAsia="Times New Roman" w:hAnsi="Times New Roman" w:cs="Times New Roman"/>
        </w:rPr>
        <w:t>. Here used</w:t>
      </w:r>
      <w:r w:rsidR="00F569D9">
        <w:rPr>
          <w:rFonts w:ascii="Times New Roman" w:eastAsia="Times New Roman" w:hAnsi="Times New Roman" w:cs="Times New Roman"/>
        </w:rPr>
        <w:t xml:space="preserve"> three different</w:t>
      </w:r>
      <w:r w:rsidR="00A322C4">
        <w:rPr>
          <w:rFonts w:ascii="Times New Roman" w:eastAsia="Times New Roman" w:hAnsi="Times New Roman" w:cs="Times New Roma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rPr>
        <w:t>estimators</w:t>
      </w:r>
      <w:r w:rsidR="00905DC8">
        <w:rPr>
          <w:rFonts w:ascii="Times New Roman" w:eastAsia="Times New Roman" w:hAnsi="Times New Roman" w:cs="Times New Roman"/>
        </w:rPr>
        <w:t xml:space="preserve">. A) </w:t>
      </w:r>
      <w:proofErr w:type="spellStart"/>
      <w:r w:rsidR="00F569D9">
        <w:rPr>
          <w:rFonts w:ascii="Times New Roman" w:eastAsia="Times New Roman" w:hAnsi="Times New Roman" w:cs="Times New Roman"/>
        </w:rPr>
        <w:t>Jorde</w:t>
      </w:r>
      <w:proofErr w:type="spellEnd"/>
      <w:r w:rsidR="00F569D9">
        <w:rPr>
          <w:rFonts w:ascii="Times New Roman" w:eastAsia="Times New Roman" w:hAnsi="Times New Roman" w:cs="Times New Roman"/>
        </w:rPr>
        <w:t xml:space="preserve"> and Ryman (pink)</w:t>
      </w:r>
      <w:r w:rsidR="00905DC8">
        <w:rPr>
          <w:rFonts w:ascii="Times New Roman" w:eastAsia="Times New Roman" w:hAnsi="Times New Roman" w:cs="Times New Roman"/>
        </w:rPr>
        <w:t>;</w:t>
      </w:r>
      <w:r w:rsidR="00F569D9">
        <w:rPr>
          <w:rFonts w:ascii="Times New Roman" w:eastAsia="Times New Roman" w:hAnsi="Times New Roman" w:cs="Times New Roman"/>
        </w:rPr>
        <w:t xml:space="preserve"> </w:t>
      </w:r>
      <w:r w:rsidR="00905DC8">
        <w:rPr>
          <w:rFonts w:ascii="Times New Roman" w:eastAsia="Times New Roman" w:hAnsi="Times New Roman" w:cs="Times New Roman"/>
        </w:rPr>
        <w:t xml:space="preserve">B) </w:t>
      </w:r>
      <w:proofErr w:type="spellStart"/>
      <w:r w:rsidR="00F569D9">
        <w:rPr>
          <w:rFonts w:ascii="Times New Roman" w:eastAsia="Times New Roman" w:hAnsi="Times New Roman" w:cs="Times New Roman"/>
        </w:rPr>
        <w:t>Nei</w:t>
      </w:r>
      <w:proofErr w:type="spellEnd"/>
      <w:r w:rsidR="00F569D9">
        <w:rPr>
          <w:rFonts w:ascii="Times New Roman" w:eastAsia="Times New Roman" w:hAnsi="Times New Roman" w:cs="Times New Roman"/>
        </w:rPr>
        <w:t xml:space="preserve"> and Tajima (green)</w:t>
      </w:r>
      <w:r w:rsidR="00905DC8">
        <w:rPr>
          <w:rFonts w:ascii="Times New Roman" w:eastAsia="Times New Roman" w:hAnsi="Times New Roman" w:cs="Times New Roman"/>
        </w:rPr>
        <w:t>; C)</w:t>
      </w:r>
      <w:r w:rsidR="00F569D9">
        <w:rPr>
          <w:rFonts w:ascii="Times New Roman" w:eastAsia="Times New Roman" w:hAnsi="Times New Roman" w:cs="Times New Roman"/>
        </w:rPr>
        <w:t xml:space="preserve"> Pollak (blue</w:t>
      </w:r>
      <w:r w:rsidR="00905DC8">
        <w:rPr>
          <w:rFonts w:ascii="Times New Roman" w:eastAsia="Times New Roman" w:hAnsi="Times New Roman" w:cs="Times New Roman"/>
        </w:rPr>
        <w:t xml:space="preserve">); D) Average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905DC8">
        <w:rPr>
          <w:rFonts w:ascii="Times New Roman" w:eastAsia="Times New Roman" w:hAnsi="Times New Roman" w:cs="Times New Roman"/>
          <w:bCs/>
          <w:iCs/>
          <w:lang w:val="en"/>
        </w:rPr>
        <w:t xml:space="preserve">stimates </w:t>
      </w:r>
      <w:r w:rsidR="003B6B00">
        <w:rPr>
          <w:rFonts w:ascii="Times New Roman" w:eastAsia="Times New Roman" w:hAnsi="Times New Roman" w:cs="Times New Roman"/>
          <w:bCs/>
          <w:iCs/>
          <w:lang w:val="en"/>
        </w:rPr>
        <w:t xml:space="preserve">taken from all three methods of estimating one-generation temporal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3B6B00">
        <w:rPr>
          <w:rFonts w:ascii="Times New Roman" w:eastAsia="Times New Roman" w:hAnsi="Times New Roman" w:cs="Times New Roman"/>
          <w:bCs/>
          <w:iCs/>
          <w:lang w:val="en"/>
        </w:rPr>
        <w:t xml:space="preserve">. Lower estimates of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oMath>
      <w:r w:rsidR="003B6B00">
        <w:rPr>
          <w:rFonts w:ascii="Times New Roman" w:eastAsia="Times New Roman" w:hAnsi="Times New Roman" w:cs="Times New Roman"/>
          <w:bCs/>
          <w:iCs/>
          <w:lang w:val="en"/>
        </w:rPr>
        <w:t xml:space="preserve"> occur more frequently in more recent years and show narrower confidence intervals.</w:t>
      </w:r>
    </w:p>
    <w:p w14:paraId="375055CB" w14:textId="1FF81AF9" w:rsidR="00F569D9" w:rsidRDefault="00F569D9">
      <w:pPr>
        <w:rPr>
          <w:rFonts w:ascii="Times New Roman" w:eastAsia="Times New Roman" w:hAnsi="Times New Roman" w:cs="Times New Roman"/>
        </w:rPr>
      </w:pPr>
      <w:r>
        <w:rPr>
          <w:rFonts w:ascii="Times New Roman" w:eastAsia="Times New Roman" w:hAnsi="Times New Roman" w:cs="Times New Roman"/>
        </w:rPr>
        <w:br w:type="page"/>
      </w:r>
    </w:p>
    <w:p w14:paraId="0C2F8E37" w14:textId="40B9E476"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7E4E05" wp14:editId="7DD40B64">
            <wp:extent cx="5943600" cy="4754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D77F679" w14:textId="7D23EA10" w:rsidR="00B364D1" w:rsidRDefault="00B364D1">
      <w:pPr>
        <w:rPr>
          <w:rFonts w:ascii="Times New Roman" w:eastAsia="Times New Roman" w:hAnsi="Times New Roman" w:cs="Times New Roman"/>
          <w:bCs/>
          <w:iCs/>
          <w:lang w:val="en"/>
        </w:rPr>
      </w:pPr>
      <w:r w:rsidRPr="00F569D9">
        <w:rPr>
          <w:rFonts w:ascii="Times New Roman" w:eastAsia="Times New Roman" w:hAnsi="Times New Roman" w:cs="Times New Roman"/>
          <w:b/>
          <w:bCs/>
        </w:rPr>
        <w:t>Figure 9.</w:t>
      </w:r>
      <w:r w:rsidR="00F569D9">
        <w:rPr>
          <w:rFonts w:ascii="Times New Roman" w:eastAsia="Times New Roman" w:hAnsi="Times New Roman" w:cs="Times New Roman"/>
        </w:rPr>
        <w:t xml:space="preserve"> All-by-all </w:t>
      </w:r>
      <w:r w:rsidR="002B5B5D">
        <w:rPr>
          <w:rFonts w:ascii="Times New Roman" w:eastAsia="Times New Roman" w:hAnsi="Times New Roman" w:cs="Times New Roman"/>
        </w:rPr>
        <w:t xml:space="preserve">generation </w:t>
      </w:r>
      <w:r w:rsidR="00F569D9">
        <w:rPr>
          <w:rFonts w:ascii="Times New Roman" w:eastAsia="Times New Roman" w:hAnsi="Times New Roman" w:cs="Times New Roman"/>
        </w:rPr>
        <w:t xml:space="preserve">scatter plot of temporal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rPr>
        <w:t xml:space="preserve">estimates. Points are located at the mean generation of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1</m:t>
            </m:r>
          </m:sub>
        </m:sSub>
      </m:oMath>
      <w:r w:rsidR="00F569D9">
        <w:rPr>
          <w:rFonts w:ascii="Times New Roman" w:eastAsia="Times New Roman" w:hAnsi="Times New Roman" w:cs="Times New Roman"/>
          <w:bCs/>
          <w:iCs/>
          <w:lang w:val="en"/>
        </w:rPr>
        <w:t xml:space="preserve"> and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2</m:t>
            </m:r>
          </m:sub>
        </m:sSub>
      </m:oMath>
      <w:r w:rsidR="00F569D9">
        <w:rPr>
          <w:rFonts w:ascii="Times New Roman" w:eastAsia="Times New Roman" w:hAnsi="Times New Roman" w:cs="Times New Roman"/>
          <w:bCs/>
          <w:iCs/>
          <w:lang w:val="en"/>
        </w:rPr>
        <w:t xml:space="preserve">. For </w:t>
      </w:r>
      <w:r w:rsidR="00A322C4">
        <w:rPr>
          <w:rFonts w:ascii="Times New Roman" w:eastAsia="Times New Roman" w:hAnsi="Times New Roman" w:cs="Times New Roman"/>
          <w:bCs/>
          <w:iCs/>
          <w:lang w:val="en"/>
        </w:rPr>
        <w:t xml:space="preserve">ease of </w:t>
      </w:r>
      <w:r w:rsidR="00A91CAB">
        <w:rPr>
          <w:rFonts w:ascii="Times New Roman" w:eastAsia="Times New Roman" w:hAnsi="Times New Roman" w:cs="Times New Roman"/>
          <w:bCs/>
          <w:iCs/>
          <w:lang w:val="en"/>
        </w:rPr>
        <w:t>visualization</w:t>
      </w:r>
      <w:r w:rsidR="00A322C4">
        <w:rPr>
          <w:rFonts w:ascii="Times New Roman" w:eastAsia="Times New Roman" w:hAnsi="Times New Roman" w:cs="Times New Roman"/>
          <w:bCs/>
          <w:iCs/>
          <w:lang w:val="en"/>
        </w:rPr>
        <w:t>,</w:t>
      </w:r>
      <w:r w:rsidR="00F569D9">
        <w:rPr>
          <w:rFonts w:ascii="Times New Roman" w:eastAsia="Times New Roman" w:hAnsi="Times New Roman" w:cs="Times New Roman"/>
          <w:bCs/>
          <w:iCs/>
          <w:lang w:val="en"/>
        </w:rPr>
        <w:t xml:space="preserv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bCs/>
          <w:iCs/>
          <w:lang w:val="en"/>
        </w:rPr>
        <w:t>estimates above 10,000 were given a value of 10,000</w:t>
      </w:r>
      <w:r w:rsidR="00A322C4">
        <w:rPr>
          <w:rFonts w:ascii="Times New Roman" w:eastAsia="Times New Roman" w:hAnsi="Times New Roman" w:cs="Times New Roman"/>
          <w:bCs/>
          <w:iCs/>
          <w:lang w:val="en"/>
        </w:rPr>
        <w:t>,</w:t>
      </w:r>
      <w:r w:rsidR="00F569D9">
        <w:rPr>
          <w:rFonts w:ascii="Times New Roman" w:eastAsia="Times New Roman" w:hAnsi="Times New Roman" w:cs="Times New Roman"/>
          <w:bCs/>
          <w:iCs/>
          <w:lang w:val="en"/>
        </w:rPr>
        <w:t xml:space="preserve"> and negative </w:t>
      </w:r>
      <m:oMath>
        <m:sSub>
          <m:sSubPr>
            <m:ctrlPr>
              <w:rPr>
                <w:rFonts w:ascii="Cambria Math" w:hAnsi="Cambria Math"/>
                <w:bCs/>
                <w:i/>
                <w:iCs/>
                <w:lang w:val="en"/>
              </w:rPr>
            </m:ctrlPr>
          </m:sSubPr>
          <m:e>
            <m:r>
              <w:rPr>
                <w:rFonts w:ascii="Cambria Math" w:hAnsi="Cambria Math"/>
                <w:lang w:val="en"/>
              </w:rPr>
              <m:t>N</m:t>
            </m:r>
          </m:e>
          <m:sub>
            <m:r>
              <w:rPr>
                <w:rFonts w:ascii="Cambria Math" w:hAnsi="Cambria Math"/>
                <w:lang w:val="en"/>
              </w:rPr>
              <m:t>E</m:t>
            </m:r>
          </m:sub>
        </m:sSub>
      </m:oMath>
      <w:r w:rsidR="002B5B5D">
        <w:rPr>
          <w:rFonts w:ascii="Times New Roman" w:eastAsia="Times New Roman" w:hAnsi="Times New Roman" w:cs="Times New Roman"/>
          <w:bCs/>
          <w:iCs/>
          <w:lang w:val="en"/>
        </w:rPr>
        <w:t xml:space="preserve"> </w:t>
      </w:r>
      <w:r w:rsidR="00F569D9">
        <w:rPr>
          <w:rFonts w:ascii="Times New Roman" w:eastAsia="Times New Roman" w:hAnsi="Times New Roman" w:cs="Times New Roman"/>
          <w:bCs/>
          <w:iCs/>
          <w:lang w:val="en"/>
        </w:rPr>
        <w:t xml:space="preserve">estimates </w:t>
      </w:r>
      <w:r w:rsidR="00A322C4">
        <w:rPr>
          <w:rFonts w:ascii="Times New Roman" w:eastAsia="Times New Roman" w:hAnsi="Times New Roman" w:cs="Times New Roman"/>
          <w:bCs/>
          <w:iCs/>
          <w:lang w:val="en"/>
        </w:rPr>
        <w:t>(</w:t>
      </w:r>
      <w:r w:rsidR="00F569D9">
        <w:rPr>
          <w:rFonts w:ascii="Times New Roman" w:eastAsia="Times New Roman" w:hAnsi="Times New Roman" w:cs="Times New Roman"/>
          <w:bCs/>
          <w:iCs/>
          <w:lang w:val="en"/>
        </w:rPr>
        <w:t xml:space="preserve">which indicate the true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F569D9">
        <w:rPr>
          <w:rFonts w:ascii="Times New Roman" w:eastAsia="Times New Roman" w:hAnsi="Times New Roman" w:cs="Times New Roman"/>
          <w:bCs/>
          <w:iCs/>
          <w:lang w:val="en"/>
        </w:rPr>
        <w:t>is too large to be defined</w:t>
      </w:r>
      <w:r w:rsidR="00A322C4">
        <w:rPr>
          <w:rFonts w:ascii="Times New Roman" w:eastAsia="Times New Roman" w:hAnsi="Times New Roman" w:cs="Times New Roman"/>
          <w:bCs/>
          <w:iCs/>
          <w:lang w:val="en"/>
        </w:rPr>
        <w:t>)</w:t>
      </w:r>
      <w:r w:rsidR="00626557">
        <w:rPr>
          <w:rFonts w:ascii="Times New Roman" w:eastAsia="Times New Roman" w:hAnsi="Times New Roman" w:cs="Times New Roman"/>
          <w:bCs/>
          <w:iCs/>
          <w:lang w:val="en"/>
        </w:rPr>
        <w:t xml:space="preserve"> were given a value of 10,300. </w:t>
      </w:r>
      <w:r w:rsidR="002B5B5D">
        <w:rPr>
          <w:rFonts w:ascii="Times New Roman" w:eastAsia="Times New Roman" w:hAnsi="Times New Roman" w:cs="Times New Roman"/>
          <w:bCs/>
          <w:iCs/>
          <w:lang w:val="en"/>
        </w:rPr>
        <w:t xml:space="preserve">Estimations </w:t>
      </w:r>
      <w:r w:rsidR="00A322C4">
        <w:rPr>
          <w:rFonts w:ascii="Times New Roman" w:eastAsia="Times New Roman" w:hAnsi="Times New Roman" w:cs="Times New Roman"/>
          <w:bCs/>
          <w:iCs/>
          <w:lang w:val="en"/>
        </w:rPr>
        <w:t xml:space="preserve">from </w:t>
      </w:r>
      <w:r w:rsidR="002B5B5D">
        <w:rPr>
          <w:rFonts w:ascii="Times New Roman" w:eastAsia="Times New Roman" w:hAnsi="Times New Roman" w:cs="Times New Roman"/>
          <w:bCs/>
          <w:iCs/>
          <w:lang w:val="en"/>
        </w:rPr>
        <w:t>all three tempora</w:t>
      </w:r>
      <w:r w:rsidR="00A322C4">
        <w:rPr>
          <w:rFonts w:ascii="Times New Roman" w:eastAsia="Times New Roman" w:hAnsi="Times New Roman" w:cs="Times New Roman"/>
          <w:bCs/>
          <w:iCs/>
          <w:lang w:val="en"/>
        </w:rPr>
        <w:t>l</w:t>
      </w:r>
      <w:r w:rsidR="002B5B5D">
        <w:rPr>
          <w:rFonts w:ascii="Times New Roman" w:eastAsia="Times New Roman" w:hAnsi="Times New Roman" w:cs="Times New Roman"/>
          <w:bCs/>
          <w:iCs/>
          <w:lang w:val="en"/>
        </w:rPr>
        <w:t xml:space="preserve"> estimators (</w:t>
      </w:r>
      <w:proofErr w:type="spellStart"/>
      <w:r w:rsidR="002B5B5D">
        <w:rPr>
          <w:rFonts w:ascii="Times New Roman" w:eastAsia="Times New Roman" w:hAnsi="Times New Roman" w:cs="Times New Roman"/>
          <w:bCs/>
          <w:iCs/>
          <w:lang w:val="en"/>
        </w:rPr>
        <w:t>Jorde</w:t>
      </w:r>
      <w:proofErr w:type="spellEnd"/>
      <w:r w:rsidR="002B5B5D">
        <w:rPr>
          <w:rFonts w:ascii="Times New Roman" w:eastAsia="Times New Roman" w:hAnsi="Times New Roman" w:cs="Times New Roman"/>
          <w:bCs/>
          <w:iCs/>
          <w:lang w:val="en"/>
        </w:rPr>
        <w:t xml:space="preserve"> &amp; Ryman, </w:t>
      </w:r>
      <w:proofErr w:type="spellStart"/>
      <w:r w:rsidR="002B5B5D">
        <w:rPr>
          <w:rFonts w:ascii="Times New Roman" w:eastAsia="Times New Roman" w:hAnsi="Times New Roman" w:cs="Times New Roman"/>
          <w:bCs/>
          <w:iCs/>
          <w:lang w:val="en"/>
        </w:rPr>
        <w:t>Nei</w:t>
      </w:r>
      <w:proofErr w:type="spellEnd"/>
      <w:r w:rsidR="002B5B5D">
        <w:rPr>
          <w:rFonts w:ascii="Times New Roman" w:eastAsia="Times New Roman" w:hAnsi="Times New Roman" w:cs="Times New Roman"/>
          <w:bCs/>
          <w:iCs/>
          <w:lang w:val="en"/>
        </w:rPr>
        <w:t xml:space="preserve"> &amp; Tajima, and Pollak) show a decline in </w:t>
      </w:r>
      <m:oMath>
        <m:sSub>
          <m:sSubPr>
            <m:ctrlPr>
              <w:rPr>
                <w:rFonts w:ascii="Cambria Math" w:hAnsi="Cambria Math"/>
                <w:bCs/>
                <w:i/>
                <w:lang w:val="en"/>
              </w:rPr>
            </m:ctrlPr>
          </m:sSubPr>
          <m:e>
            <m:r>
              <w:rPr>
                <w:rFonts w:ascii="Cambria Math" w:hAnsi="Cambria Math"/>
                <w:lang w:val="en"/>
              </w:rPr>
              <m:t>N</m:t>
            </m:r>
          </m:e>
          <m:sub>
            <m:r>
              <w:rPr>
                <w:rFonts w:ascii="Cambria Math" w:hAnsi="Cambria Math"/>
                <w:lang w:val="en"/>
              </w:rPr>
              <m:t>E</m:t>
            </m:r>
          </m:sub>
        </m:sSub>
        <m:r>
          <w:rPr>
            <w:rFonts w:ascii="Cambria Math" w:hAnsi="Cambria Math"/>
            <w:lang w:val="en"/>
          </w:rPr>
          <m:t xml:space="preserve"> </m:t>
        </m:r>
      </m:oMath>
      <w:r w:rsidR="002B5B5D">
        <w:rPr>
          <w:rFonts w:ascii="Times New Roman" w:eastAsia="Times New Roman" w:hAnsi="Times New Roman" w:cs="Times New Roman"/>
          <w:bCs/>
          <w:iCs/>
          <w:lang w:val="en"/>
        </w:rPr>
        <w:t xml:space="preserve">in more recent </w:t>
      </w:r>
      <w:r w:rsidR="00A322C4">
        <w:rPr>
          <w:rFonts w:ascii="Times New Roman" w:eastAsia="Times New Roman" w:hAnsi="Times New Roman" w:cs="Times New Roman"/>
          <w:bCs/>
          <w:iCs/>
          <w:lang w:val="en"/>
        </w:rPr>
        <w:t>years (roughly after 2013)</w:t>
      </w:r>
      <w:r w:rsidR="002B5B5D">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After 2013 one can observe fewer</w:t>
      </w:r>
      <w:r w:rsidR="002B5B5D">
        <w:rPr>
          <w:rFonts w:ascii="Times New Roman" w:eastAsia="Times New Roman" w:hAnsi="Times New Roman" w:cs="Times New Roman"/>
          <w:bCs/>
          <w:iCs/>
          <w:lang w:val="en"/>
        </w:rPr>
        <w:t xml:space="preserve"> estimates </w:t>
      </w:r>
      <w:r w:rsidR="00607D46">
        <w:rPr>
          <w:rFonts w:ascii="Times New Roman" w:eastAsia="Times New Roman" w:hAnsi="Times New Roman" w:cs="Times New Roman"/>
          <w:bCs/>
          <w:iCs/>
          <w:lang w:val="en"/>
        </w:rPr>
        <w:t>&gt;</w:t>
      </w:r>
      <w:r w:rsidR="002B5B5D">
        <w:rPr>
          <w:rFonts w:ascii="Times New Roman" w:eastAsia="Times New Roman" w:hAnsi="Times New Roman" w:cs="Times New Roman"/>
          <w:bCs/>
          <w:iCs/>
          <w:lang w:val="en"/>
        </w:rPr>
        <w:t>10,000</w:t>
      </w:r>
      <w:r w:rsidR="00BA221E">
        <w:rPr>
          <w:rFonts w:ascii="Times New Roman" w:eastAsia="Times New Roman" w:hAnsi="Times New Roman" w:cs="Times New Roman"/>
          <w:bCs/>
          <w:iCs/>
          <w:lang w:val="en"/>
        </w:rPr>
        <w:t xml:space="preserve">, and </w:t>
      </w:r>
      <w:r w:rsidR="00607D46">
        <w:rPr>
          <w:rFonts w:ascii="Times New Roman" w:eastAsia="Times New Roman" w:hAnsi="Times New Roman" w:cs="Times New Roman"/>
          <w:bCs/>
          <w:iCs/>
          <w:lang w:val="en"/>
        </w:rPr>
        <w:t>more estimates centering around or below 1,000. This analysis also indicates that the estimators give more reliable estimates when N</w:t>
      </w:r>
      <w:r w:rsidR="00607D46" w:rsidRPr="007A20D0">
        <w:rPr>
          <w:rFonts w:ascii="Times New Roman" w:eastAsia="Times New Roman" w:hAnsi="Times New Roman" w:cs="Times New Roman"/>
          <w:bCs/>
          <w:iCs/>
          <w:vertAlign w:val="subscript"/>
          <w:lang w:val="en"/>
        </w:rPr>
        <w:t>E</w:t>
      </w:r>
      <w:r w:rsidR="00607D46">
        <w:rPr>
          <w:rFonts w:ascii="Times New Roman" w:eastAsia="Times New Roman" w:hAnsi="Times New Roman" w:cs="Times New Roman"/>
          <w:bCs/>
          <w:iCs/>
          <w:lang w:val="en"/>
        </w:rPr>
        <w:t xml:space="preserve"> is smaller, which has been documented extensively.</w:t>
      </w:r>
    </w:p>
    <w:p w14:paraId="7557C8A2" w14:textId="43B8F7AC" w:rsidR="00626557" w:rsidRDefault="00626557">
      <w:pPr>
        <w:rPr>
          <w:rFonts w:ascii="Times New Roman" w:eastAsia="Times New Roman" w:hAnsi="Times New Roman" w:cs="Times New Roman"/>
          <w:bCs/>
          <w:iCs/>
          <w:lang w:val="en"/>
        </w:rPr>
      </w:pPr>
      <w:r>
        <w:rPr>
          <w:rFonts w:ascii="Times New Roman" w:eastAsia="Times New Roman" w:hAnsi="Times New Roman" w:cs="Times New Roman"/>
          <w:bCs/>
          <w:iCs/>
          <w:lang w:val="en"/>
        </w:rPr>
        <w:br w:type="page"/>
      </w:r>
    </w:p>
    <w:p w14:paraId="40CDF794" w14:textId="24F1E70D" w:rsidR="00912A7B" w:rsidRDefault="00912A7B">
      <w:pPr>
        <w:rPr>
          <w:rFonts w:ascii="Times New Roman" w:eastAsia="Times New Roman" w:hAnsi="Times New Roman" w:cs="Times New Roman"/>
          <w:bCs/>
          <w:iCs/>
          <w:lang w:val="en"/>
        </w:rPr>
      </w:pPr>
      <w:r>
        <w:rPr>
          <w:rFonts w:ascii="Times New Roman" w:eastAsia="Times New Roman" w:hAnsi="Times New Roman" w:cs="Times New Roman"/>
          <w:bCs/>
          <w:iCs/>
          <w:noProof/>
          <w:lang w:val="en"/>
        </w:rPr>
        <w:lastRenderedPageBreak/>
        <w:drawing>
          <wp:inline distT="0" distB="0" distL="0" distR="0" wp14:anchorId="6F39ADE5" wp14:editId="50456240">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AB106EF" w14:textId="665515D8" w:rsidR="00626557" w:rsidRDefault="00626557" w:rsidP="007D50F7">
      <w:pPr>
        <w:rPr>
          <w:rFonts w:ascii="Times New Roman" w:eastAsia="Times New Roman" w:hAnsi="Times New Roman" w:cs="Times New Roma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10</w:t>
      </w:r>
      <w:r w:rsidRPr="00F569D9">
        <w:rPr>
          <w:rFonts w:ascii="Times New Roman" w:eastAsia="Times New Roman" w:hAnsi="Times New Roman" w:cs="Times New Roman"/>
          <w:b/>
          <w:bCs/>
        </w:rPr>
        <w:t>.</w:t>
      </w:r>
      <w:r>
        <w:rPr>
          <w:rFonts w:ascii="Times New Roman" w:eastAsia="Times New Roman" w:hAnsi="Times New Roman" w:cs="Times New Roman"/>
        </w:rPr>
        <w:t xml:space="preserve"> </w:t>
      </w:r>
      <w:r>
        <w:rPr>
          <w:rFonts w:ascii="Times New Roman" w:eastAsia="Times New Roman" w:hAnsi="Times New Roman" w:cs="Times New Roman"/>
        </w:rPr>
        <w:t>Per site genetic diversity (theta</w:t>
      </w:r>
      <w:r w:rsidR="00607D46">
        <w:rPr>
          <w:rFonts w:ascii="Times New Roman" w:eastAsia="Times New Roman" w:hAnsi="Times New Roman" w:cs="Times New Roman"/>
        </w:rPr>
        <w:t xml:space="preserve">, </w:t>
      </w:r>
      <m:oMath>
        <m:r>
          <w:rPr>
            <w:rFonts w:ascii="Cambria Math" w:eastAsia="Times New Roman" w:hAnsi="Cambria Math" w:cs="Times New Roman"/>
            <w:lang w:val="en"/>
          </w:rPr>
          <m:t>θ</m:t>
        </m:r>
      </m:oMath>
      <w:r>
        <w:rPr>
          <w:rFonts w:ascii="Times New Roman" w:eastAsia="Times New Roman" w:hAnsi="Times New Roman" w:cs="Times New Roman"/>
        </w:rPr>
        <w:t>)</w:t>
      </w:r>
      <w:r w:rsidR="00347CD2">
        <w:rPr>
          <w:rFonts w:ascii="Times New Roman" w:eastAsia="Times New Roman" w:hAnsi="Times New Roman" w:cs="Times New Roman"/>
        </w:rPr>
        <w:t xml:space="preserve"> for birth years from 1995 to 2020</w:t>
      </w:r>
      <w:r w:rsidR="00607D46">
        <w:rPr>
          <w:rFonts w:ascii="Times New Roman" w:eastAsia="Times New Roman" w:hAnsi="Times New Roman" w:cs="Times New Roman"/>
        </w:rPr>
        <w:t xml:space="preserve"> </w:t>
      </w:r>
      <w:r w:rsidR="00607D46">
        <w:rPr>
          <w:rFonts w:ascii="Times New Roman" w:eastAsia="Times New Roman" w:hAnsi="Times New Roman" w:cs="Times New Roman"/>
          <w:bCs/>
          <w:iCs/>
          <w:lang w:val="en"/>
        </w:rPr>
        <w:t>with regression lines and 0.95 confidence intervals</w:t>
      </w:r>
      <w:r w:rsidR="00607D46">
        <w:rPr>
          <w:rFonts w:ascii="Times New Roman" w:eastAsia="Times New Roman" w:hAnsi="Times New Roman" w:cs="Times New Roman"/>
        </w:rPr>
        <w:t xml:space="preserve">. We used two theta estimates: </w:t>
      </w:r>
      <w:r w:rsidR="00347CD2" w:rsidRPr="00347CD2">
        <w:rPr>
          <w:rFonts w:ascii="Times New Roman" w:eastAsia="Times New Roman" w:hAnsi="Times New Roman" w:cs="Times New Roman"/>
          <w:bCs/>
          <w:iCs/>
          <w:lang w:val="en"/>
        </w:rPr>
        <w:t>normalized number of segregating sites (</w:t>
      </w:r>
      <w:r w:rsidR="00347CD2">
        <w:rPr>
          <w:rFonts w:ascii="Times New Roman" w:eastAsia="Times New Roman" w:hAnsi="Times New Roman" w:cs="Times New Roman"/>
          <w:bCs/>
          <w:iCs/>
          <w:lang w:val="en"/>
        </w:rPr>
        <w:t xml:space="preserve">Watterson,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347CD2" w:rsidRPr="00347CD2">
        <w:rPr>
          <w:rFonts w:ascii="Times New Roman" w:eastAsia="Times New Roman" w:hAnsi="Times New Roman" w:cs="Times New Roman"/>
          <w:bCs/>
          <w:iCs/>
          <w:lang w:val="en"/>
        </w:rPr>
        <w:t>)</w:t>
      </w:r>
      <w:r w:rsidR="00607D46">
        <w:rPr>
          <w:rFonts w:ascii="Times New Roman" w:eastAsia="Times New Roman" w:hAnsi="Times New Roman" w:cs="Times New Roman"/>
          <w:bCs/>
          <w:iCs/>
          <w:lang w:val="en"/>
        </w:rPr>
        <w:t>,</w:t>
      </w:r>
      <w:r w:rsidR="00347CD2" w:rsidRPr="00347CD2">
        <w:rPr>
          <w:rFonts w:ascii="Times New Roman" w:eastAsia="Times New Roman" w:hAnsi="Times New Roman" w:cs="Times New Roman"/>
          <w:bCs/>
          <w:iCs/>
          <w:lang w:val="en"/>
        </w:rPr>
        <w:t xml:space="preserve"> and average pairwise nucleotide differences (</w:t>
      </w:r>
      <w:r w:rsidR="00347CD2">
        <w:rPr>
          <w:rFonts w:ascii="Times New Roman" w:eastAsia="Times New Roman" w:hAnsi="Times New Roman" w:cs="Times New Roman"/>
          <w:bCs/>
          <w:iCs/>
          <w:lang w:val="en"/>
        </w:rPr>
        <w:t xml:space="preserve">Pi,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347CD2" w:rsidRPr="00347CD2">
        <w:rPr>
          <w:rFonts w:ascii="Times New Roman" w:eastAsia="Times New Roman" w:hAnsi="Times New Roman" w:cs="Times New Roman"/>
          <w:bCs/>
          <w:iCs/>
          <w:lang w:val="en"/>
        </w:rPr>
        <w:t>)</w:t>
      </w:r>
      <w:r w:rsidR="00A91CAB">
        <w:rPr>
          <w:rFonts w:ascii="Times New Roman" w:eastAsia="Times New Roman" w:hAnsi="Times New Roman" w:cs="Times New Roman"/>
          <w:bCs/>
          <w:iCs/>
          <w:lang w:val="en"/>
        </w:rPr>
        <w:t>.</w:t>
      </w:r>
      <w:r w:rsidR="00BA221E">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Here we see that g</w:t>
      </w:r>
      <w:r w:rsidR="00BA221E">
        <w:rPr>
          <w:rFonts w:ascii="Times New Roman" w:eastAsia="Times New Roman" w:hAnsi="Times New Roman" w:cs="Times New Roman"/>
          <w:bCs/>
          <w:iCs/>
          <w:lang w:val="en"/>
        </w:rPr>
        <w:t>enetic diversity</w:t>
      </w:r>
      <w:r w:rsidR="00607D46">
        <w:rPr>
          <w:rFonts w:ascii="Times New Roman" w:eastAsia="Times New Roman" w:hAnsi="Times New Roman" w:cs="Times New Roman"/>
          <w:bCs/>
          <w:iCs/>
          <w:lang w:val="en"/>
        </w:rPr>
        <w:t xml:space="preserve"> as measured by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607D46">
        <w:rPr>
          <w:rFonts w:ascii="Times New Roman" w:eastAsia="Times New Roman" w:hAnsi="Times New Roman" w:cs="Times New Roman"/>
          <w:bCs/>
          <w:iCs/>
          <w:lang w:val="en"/>
        </w:rPr>
        <w:t xml:space="preserve"> </w:t>
      </w:r>
      <w:r w:rsidR="00BA221E">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 xml:space="preserve">and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BA221E">
        <w:rPr>
          <w:rFonts w:ascii="Times New Roman" w:eastAsia="Times New Roman" w:hAnsi="Times New Roman" w:cs="Times New Roman"/>
          <w:bCs/>
          <w:iCs/>
          <w:lang w:val="en"/>
        </w:rPr>
        <w:t xml:space="preserve"> decline from </w:t>
      </w:r>
      <w:r w:rsidR="00607D46">
        <w:rPr>
          <w:rFonts w:ascii="Times New Roman" w:eastAsia="Times New Roman" w:hAnsi="Times New Roman" w:cs="Times New Roman"/>
          <w:bCs/>
          <w:iCs/>
          <w:lang w:val="en"/>
        </w:rPr>
        <w:t>1995</w:t>
      </w:r>
      <w:r w:rsidR="00BA221E">
        <w:rPr>
          <w:rFonts w:ascii="Times New Roman" w:eastAsia="Times New Roman" w:hAnsi="Times New Roman" w:cs="Times New Roman"/>
          <w:bCs/>
          <w:iCs/>
          <w:lang w:val="en"/>
        </w:rPr>
        <w:t xml:space="preserve"> to 2020. The more substantial decrease observed in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BA221E">
        <w:rPr>
          <w:rFonts w:ascii="Times New Roman" w:eastAsia="Times New Roman" w:hAnsi="Times New Roman" w:cs="Times New Roman"/>
          <w:bCs/>
          <w:iCs/>
          <w:lang w:val="en"/>
        </w:rPr>
        <w:t xml:space="preserve"> is expected when a population has declined</w:t>
      </w:r>
      <w:r w:rsidR="007D50F7">
        <w:rPr>
          <w:rFonts w:ascii="Times New Roman" w:eastAsia="Times New Roman" w:hAnsi="Times New Roman" w:cs="Times New Roman"/>
          <w:bCs/>
          <w:iCs/>
          <w:lang w:val="en"/>
        </w:rPr>
        <w:t xml:space="preserve"> or is currently declining in size</w:t>
      </w:r>
      <w:r w:rsidR="00607D46">
        <w:rPr>
          <w:rFonts w:ascii="Times New Roman" w:eastAsia="Times New Roman" w:hAnsi="Times New Roman" w:cs="Times New Roman"/>
          <w:bCs/>
          <w:iCs/>
          <w:lang w:val="en"/>
        </w:rPr>
        <w:t>,</w:t>
      </w:r>
      <w:r w:rsidR="007D50F7">
        <w:rPr>
          <w:rFonts w:ascii="Times New Roman" w:eastAsia="Times New Roman" w:hAnsi="Times New Roman" w:cs="Times New Roman"/>
          <w:bCs/>
          <w:iCs/>
          <w:lang w:val="en"/>
        </w:rPr>
        <w:t xml:space="preserve"> because low frequency alleles are rapidly lost from a population. The slight uptick in genetic diversity</w:t>
      </w:r>
      <w:r w:rsidR="00607D46">
        <w:rPr>
          <w:rFonts w:ascii="Times New Roman" w:eastAsia="Times New Roman" w:hAnsi="Times New Roman" w:cs="Times New Roman"/>
          <w:bCs/>
          <w:iCs/>
          <w:lang w:val="en"/>
        </w:rPr>
        <w:t xml:space="preserve"> for both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607D46">
        <w:rPr>
          <w:rFonts w:ascii="Times New Roman" w:eastAsia="Times New Roman" w:hAnsi="Times New Roman" w:cs="Times New Roman"/>
          <w:bCs/>
          <w:iCs/>
          <w:lang w:val="en"/>
        </w:rPr>
        <w:t xml:space="preserve"> and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7D50F7">
        <w:rPr>
          <w:rFonts w:ascii="Times New Roman" w:eastAsia="Times New Roman" w:hAnsi="Times New Roman" w:cs="Times New Roman"/>
          <w:bCs/>
          <w:iCs/>
          <w:lang w:val="en"/>
        </w:rPr>
        <w:t xml:space="preserve"> shown </w:t>
      </w:r>
      <w:r w:rsidR="007A20D0">
        <w:rPr>
          <w:rFonts w:ascii="Times New Roman" w:eastAsia="Times New Roman" w:hAnsi="Times New Roman" w:cs="Times New Roman"/>
          <w:bCs/>
          <w:iCs/>
          <w:lang w:val="en"/>
        </w:rPr>
        <w:t>in the</w:t>
      </w:r>
      <w:r w:rsidR="007D50F7">
        <w:rPr>
          <w:rFonts w:ascii="Times New Roman" w:eastAsia="Times New Roman" w:hAnsi="Times New Roman" w:cs="Times New Roman"/>
          <w:bCs/>
          <w:iCs/>
          <w:lang w:val="en"/>
        </w:rPr>
        <w:t xml:space="preserve"> </w:t>
      </w:r>
      <w:r w:rsidR="00607D46">
        <w:rPr>
          <w:rFonts w:ascii="Times New Roman" w:eastAsia="Times New Roman" w:hAnsi="Times New Roman" w:cs="Times New Roman"/>
          <w:bCs/>
          <w:iCs/>
          <w:lang w:val="en"/>
        </w:rPr>
        <w:t>201</w:t>
      </w:r>
      <w:r w:rsidR="007A20D0">
        <w:rPr>
          <w:rFonts w:ascii="Times New Roman" w:eastAsia="Times New Roman" w:hAnsi="Times New Roman" w:cs="Times New Roman"/>
          <w:bCs/>
          <w:iCs/>
          <w:lang w:val="en"/>
        </w:rPr>
        <w:t>8</w:t>
      </w:r>
      <w:r w:rsidR="00607D46">
        <w:rPr>
          <w:rFonts w:ascii="Times New Roman" w:eastAsia="Times New Roman" w:hAnsi="Times New Roman" w:cs="Times New Roman"/>
          <w:bCs/>
          <w:iCs/>
          <w:lang w:val="en"/>
        </w:rPr>
        <w:t xml:space="preserve"> </w:t>
      </w:r>
      <w:r w:rsidR="007D50F7">
        <w:rPr>
          <w:rFonts w:ascii="Times New Roman" w:eastAsia="Times New Roman" w:hAnsi="Times New Roman" w:cs="Times New Roman"/>
          <w:bCs/>
          <w:iCs/>
          <w:lang w:val="en"/>
        </w:rPr>
        <w:t xml:space="preserve">to </w:t>
      </w:r>
      <w:r w:rsidR="00607D46">
        <w:rPr>
          <w:rFonts w:ascii="Times New Roman" w:eastAsia="Times New Roman" w:hAnsi="Times New Roman" w:cs="Times New Roman"/>
          <w:bCs/>
          <w:iCs/>
          <w:lang w:val="en"/>
        </w:rPr>
        <w:t>20</w:t>
      </w:r>
      <w:r w:rsidR="007A20D0">
        <w:rPr>
          <w:rFonts w:ascii="Times New Roman" w:eastAsia="Times New Roman" w:hAnsi="Times New Roman" w:cs="Times New Roman"/>
          <w:bCs/>
          <w:iCs/>
          <w:lang w:val="en"/>
        </w:rPr>
        <w:t>20</w:t>
      </w:r>
      <w:r w:rsidR="007A20D0">
        <w:rPr>
          <w:rFonts w:ascii="Times New Roman" w:eastAsia="Times New Roman" w:hAnsi="Times New Roman" w:cs="Times New Roman"/>
          <w:bCs/>
          <w:iCs/>
          <w:lang w:val="en"/>
        </w:rPr>
        <w:t xml:space="preserve"> cohort</w:t>
      </w:r>
      <w:r w:rsidR="00607D46">
        <w:rPr>
          <w:rFonts w:ascii="Times New Roman" w:eastAsia="Times New Roman" w:hAnsi="Times New Roman" w:cs="Times New Roman"/>
          <w:bCs/>
          <w:iCs/>
          <w:lang w:val="en"/>
        </w:rPr>
        <w:t xml:space="preserve"> </w:t>
      </w:r>
      <w:r w:rsidR="007D50F7">
        <w:rPr>
          <w:rFonts w:ascii="Times New Roman" w:eastAsia="Times New Roman" w:hAnsi="Times New Roman" w:cs="Times New Roman"/>
          <w:bCs/>
          <w:iCs/>
          <w:lang w:val="en"/>
        </w:rPr>
        <w:t>is likely due to a technical artifact create</w:t>
      </w:r>
      <w:r w:rsidR="00607D46">
        <w:rPr>
          <w:rFonts w:ascii="Times New Roman" w:eastAsia="Times New Roman" w:hAnsi="Times New Roman" w:cs="Times New Roman"/>
          <w:bCs/>
          <w:iCs/>
          <w:lang w:val="en"/>
        </w:rPr>
        <w:t>d</w:t>
      </w:r>
      <w:r w:rsidR="007D50F7">
        <w:rPr>
          <w:rFonts w:ascii="Times New Roman" w:eastAsia="Times New Roman" w:hAnsi="Times New Roman" w:cs="Times New Roman"/>
          <w:bCs/>
          <w:iCs/>
          <w:lang w:val="en"/>
        </w:rPr>
        <w:t xml:space="preserve"> from a mandatory change in the number of base pairs attached to a given </w:t>
      </w:r>
      <w:proofErr w:type="gramStart"/>
      <w:r w:rsidR="007D50F7">
        <w:rPr>
          <w:rFonts w:ascii="Times New Roman" w:eastAsia="Times New Roman" w:hAnsi="Times New Roman" w:cs="Times New Roman"/>
          <w:bCs/>
          <w:iCs/>
          <w:lang w:val="en"/>
        </w:rPr>
        <w:t>RAD-tag</w:t>
      </w:r>
      <w:proofErr w:type="gramEnd"/>
      <w:r w:rsidR="00607D46">
        <w:rPr>
          <w:rFonts w:ascii="Times New Roman" w:eastAsia="Times New Roman" w:hAnsi="Times New Roman" w:cs="Times New Roman"/>
          <w:bCs/>
          <w:iCs/>
          <w:lang w:val="en"/>
        </w:rPr>
        <w:t xml:space="preserve"> in the laboratory</w:t>
      </w:r>
      <w:r w:rsidR="007D50F7">
        <w:rPr>
          <w:rFonts w:ascii="Times New Roman" w:eastAsia="Times New Roman" w:hAnsi="Times New Roman" w:cs="Times New Roman"/>
          <w:bCs/>
          <w:iCs/>
          <w:lang w:val="en"/>
        </w:rPr>
        <w:t xml:space="preserve">. Previous </w:t>
      </w:r>
      <w:r w:rsidR="007D50F7">
        <w:rPr>
          <w:rFonts w:ascii="Times New Roman" w:eastAsia="Times New Roman" w:hAnsi="Times New Roman" w:cs="Times New Roman"/>
          <w:bCs/>
          <w:iCs/>
          <w:lang w:val="en"/>
        </w:rPr>
        <w:t xml:space="preserve">years (1995 to </w:t>
      </w:r>
      <w:r w:rsidR="007D50F7">
        <w:rPr>
          <w:rFonts w:ascii="Times New Roman" w:eastAsia="Times New Roman" w:hAnsi="Times New Roman" w:cs="Times New Roman"/>
          <w:bCs/>
          <w:iCs/>
          <w:lang w:val="en"/>
        </w:rPr>
        <w:t>2017</w:t>
      </w:r>
      <w:r w:rsidR="007D50F7">
        <w:rPr>
          <w:rFonts w:ascii="Times New Roman" w:eastAsia="Times New Roman" w:hAnsi="Times New Roman" w:cs="Times New Roman"/>
          <w:bCs/>
          <w:iCs/>
          <w:lang w:val="en"/>
        </w:rPr>
        <w:t xml:space="preserve">) had two sets of 100 base pairs associated with each tag, whereas </w:t>
      </w:r>
      <w:r w:rsidR="007D50F7" w:rsidRPr="007A20D0">
        <w:rPr>
          <w:rFonts w:ascii="Times New Roman" w:eastAsia="Times New Roman" w:hAnsi="Times New Roman" w:cs="Times New Roman"/>
          <w:bCs/>
          <w:iCs/>
          <w:lang w:val="en"/>
        </w:rPr>
        <w:t>2018 to 2020</w:t>
      </w:r>
      <w:r w:rsidR="007D50F7">
        <w:rPr>
          <w:rFonts w:ascii="Times New Roman" w:eastAsia="Times New Roman" w:hAnsi="Times New Roman" w:cs="Times New Roman"/>
          <w:bCs/>
          <w:iCs/>
          <w:lang w:val="en"/>
        </w:rPr>
        <w:t xml:space="preserve"> at 150 base pairs associated––an increase of 50%. Thus, more base pair </w:t>
      </w:r>
      <w:r w:rsidR="007D50F7">
        <w:rPr>
          <w:rFonts w:ascii="Times New Roman" w:eastAsia="Times New Roman" w:hAnsi="Times New Roman" w:cs="Times New Roman"/>
          <w:bCs/>
          <w:iCs/>
          <w:lang w:val="en"/>
        </w:rPr>
        <w:t>substitutions</w:t>
      </w:r>
      <w:r w:rsidR="00607D46">
        <w:rPr>
          <w:rFonts w:ascii="Times New Roman" w:eastAsia="Times New Roman" w:hAnsi="Times New Roman" w:cs="Times New Roman"/>
          <w:bCs/>
          <w:iCs/>
          <w:lang w:val="en"/>
        </w:rPr>
        <w:t xml:space="preserve"> leading to an increase in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607D46">
        <w:rPr>
          <w:rFonts w:ascii="Times New Roman" w:eastAsia="Times New Roman" w:hAnsi="Times New Roman" w:cs="Times New Roman"/>
          <w:bCs/>
          <w:iCs/>
          <w:lang w:val="en"/>
        </w:rPr>
        <w:t xml:space="preserve"> and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7D50F7">
        <w:rPr>
          <w:rFonts w:ascii="Times New Roman" w:eastAsia="Times New Roman" w:hAnsi="Times New Roman" w:cs="Times New Roman"/>
          <w:bCs/>
          <w:iCs/>
          <w:lang w:val="en"/>
        </w:rPr>
        <w:t>were likely captured on each tag.</w:t>
      </w:r>
    </w:p>
    <w:p w14:paraId="4BEE4372" w14:textId="3C60A5BD" w:rsidR="000549D5" w:rsidRDefault="000549D5">
      <w:pPr>
        <w:rPr>
          <w:rFonts w:ascii="Times New Roman" w:eastAsia="Times New Roman" w:hAnsi="Times New Roman" w:cs="Times New Roman"/>
        </w:rPr>
      </w:pPr>
      <w:r>
        <w:rPr>
          <w:rFonts w:ascii="Times New Roman" w:eastAsia="Times New Roman" w:hAnsi="Times New Roman" w:cs="Times New Roman"/>
        </w:rPr>
        <w:br w:type="page"/>
      </w:r>
    </w:p>
    <w:p w14:paraId="68DA5EB5" w14:textId="31C66A85" w:rsidR="000549D5" w:rsidRDefault="00C1719A">
      <w:pPr>
        <w:rPr>
          <w:rFonts w:ascii="Times New Roman" w:eastAsia="Times New Roman" w:hAnsi="Times New Roman" w:cs="Times New Roman"/>
          <w:bCs/>
          <w:iCs/>
          <w:lang w:val="en"/>
        </w:rPr>
      </w:pPr>
      <w:r w:rsidRPr="00F569D9">
        <w:rPr>
          <w:rFonts w:ascii="Times New Roman" w:eastAsia="Times New Roman" w:hAnsi="Times New Roman" w:cs="Times New Roman"/>
          <w:b/>
          <w:bCs/>
        </w:rPr>
        <w:lastRenderedPageBreak/>
        <w:t xml:space="preserve">Figure </w:t>
      </w:r>
      <w:r>
        <w:rPr>
          <w:rFonts w:ascii="Times New Roman" w:eastAsia="Times New Roman" w:hAnsi="Times New Roman" w:cs="Times New Roman"/>
          <w:b/>
          <w:bCs/>
        </w:rPr>
        <w:t>11</w:t>
      </w:r>
      <w:r w:rsidRPr="00F569D9">
        <w:rPr>
          <w:rFonts w:ascii="Times New Roman" w:eastAsia="Times New Roman" w:hAnsi="Times New Roman" w:cs="Times New Roman"/>
          <w:b/>
          <w:bCs/>
        </w:rPr>
        <w:t>.</w:t>
      </w:r>
      <w:r>
        <w:rPr>
          <w:rFonts w:ascii="Times New Roman" w:eastAsia="Times New Roman" w:hAnsi="Times New Roman" w:cs="Times New Roman"/>
        </w:rPr>
        <w:t xml:space="preserve"> Ensi</w:t>
      </w:r>
    </w:p>
    <w:p w14:paraId="42951301" w14:textId="36F59F3A" w:rsidR="00C1719A" w:rsidRDefault="00C1719A" w:rsidP="00C1719A">
      <w:pPr>
        <w:rPr>
          <w:rFonts w:ascii="Times New Roman" w:eastAsia="Times New Roman" w:hAnsi="Times New Roman" w:cs="Times New Roman"/>
          <w:bCs/>
          <w:iCs/>
          <w:lang w:val="e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12</w:t>
      </w:r>
      <w:r w:rsidRPr="00F569D9">
        <w:rPr>
          <w:rFonts w:ascii="Times New Roman" w:eastAsia="Times New Roman" w:hAnsi="Times New Roman" w:cs="Times New Roman"/>
          <w:b/>
          <w:bCs/>
        </w:rPr>
        <w:t>.</w:t>
      </w:r>
      <w:r>
        <w:rPr>
          <w:rFonts w:ascii="Times New Roman" w:eastAsia="Times New Roman" w:hAnsi="Times New Roman" w:cs="Times New Roman"/>
        </w:rPr>
        <w:t xml:space="preserve"> Ensi</w:t>
      </w:r>
    </w:p>
    <w:p w14:paraId="6C06E567" w14:textId="1ECEF70F" w:rsidR="00C1719A" w:rsidRDefault="00C1719A" w:rsidP="00C1719A">
      <w:pPr>
        <w:rPr>
          <w:rFonts w:ascii="Times New Roman" w:eastAsia="Times New Roman" w:hAnsi="Times New Roman" w:cs="Times New Roman"/>
          <w:bCs/>
          <w:iCs/>
          <w:lang w:val="e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13</w:t>
      </w:r>
      <w:r>
        <w:rPr>
          <w:rFonts w:ascii="Times New Roman" w:eastAsia="Times New Roman" w:hAnsi="Times New Roman" w:cs="Times New Roman"/>
        </w:rPr>
        <w:t xml:space="preserve"> Ensi</w:t>
      </w:r>
    </w:p>
    <w:p w14:paraId="783E5BBA" w14:textId="52EDAA98" w:rsidR="00C1719A" w:rsidRDefault="00C1719A">
      <w:pPr>
        <w:rPr>
          <w:rFonts w:ascii="Times New Roman" w:eastAsia="Times New Roman" w:hAnsi="Times New Roman" w:cs="Times New Roman"/>
          <w:bCs/>
          <w:iCs/>
          <w:lang w:val="e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14</w:t>
      </w:r>
      <w:r w:rsidRPr="00F569D9">
        <w:rPr>
          <w:rFonts w:ascii="Times New Roman" w:eastAsia="Times New Roman" w:hAnsi="Times New Roman" w:cs="Times New Roman"/>
          <w:b/>
          <w:bCs/>
        </w:rPr>
        <w:t>.</w:t>
      </w:r>
      <w:r>
        <w:rPr>
          <w:rFonts w:ascii="Times New Roman" w:eastAsia="Times New Roman" w:hAnsi="Times New Roman" w:cs="Times New Roman"/>
        </w:rPr>
        <w:t xml:space="preserve"> Ensi</w:t>
      </w:r>
    </w:p>
    <w:p w14:paraId="5E7ED37D" w14:textId="4284531A" w:rsidR="00C1719A" w:rsidRDefault="00C1719A">
      <w:pPr>
        <w:rPr>
          <w:rFonts w:ascii="Times New Roman" w:eastAsia="Times New Roman" w:hAnsi="Times New Roman" w:cs="Times New Roman"/>
          <w:bCs/>
          <w:iCs/>
          <w:lang w:val="en"/>
        </w:rPr>
      </w:pPr>
      <w:r>
        <w:rPr>
          <w:rFonts w:ascii="Times New Roman" w:eastAsia="Times New Roman" w:hAnsi="Times New Roman" w:cs="Times New Roman"/>
          <w:bCs/>
          <w:iCs/>
          <w:lang w:val="en"/>
        </w:rPr>
        <w:br w:type="page"/>
      </w:r>
    </w:p>
    <w:p w14:paraId="6974ED7A" w14:textId="77777777" w:rsidR="00C1719A" w:rsidRDefault="00C1719A">
      <w:pPr>
        <w:rPr>
          <w:rFonts w:ascii="Times New Roman" w:eastAsia="Times New Roman" w:hAnsi="Times New Roman" w:cs="Times New Roman"/>
        </w:rPr>
      </w:pP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3F639655" w:rsidR="005F62B1" w:rsidRDefault="005F62B1">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sidR="00C1719A">
        <w:rPr>
          <w:rFonts w:ascii="Times New Roman" w:eastAsia="Times New Roman" w:hAnsi="Times New Roman" w:cs="Times New Roman"/>
          <w:b/>
        </w:rPr>
        <w:t>15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xml:space="preserve">. Location on the x axis and </w:t>
      </w:r>
      <m:oMath>
        <m:func>
          <m:funcPr>
            <m:ctrlPr>
              <w:rPr>
                <w:rFonts w:ascii="Cambria Math" w:eastAsia="Times New Roman" w:hAnsi="Cambria Math" w:cs="Times New Roman"/>
                <w:i/>
              </w:rPr>
            </m:ctrlPr>
          </m:funcPr>
          <m:fName>
            <m:sSub>
              <m:sSubPr>
                <m:ctrlPr>
                  <w:rPr>
                    <w:rFonts w:ascii="Cambria Math" w:eastAsia="Times New Roman" w:hAnsi="Cambria Math" w:cs="Times New Roman"/>
                    <w:i/>
                  </w:rPr>
                </m:ctrlPr>
              </m:sSubPr>
              <m:e>
                <m:r>
                  <m:rPr>
                    <m:sty m:val="p"/>
                  </m:rPr>
                  <w:rPr>
                    <w:rFonts w:ascii="Cambria Math" w:eastAsia="Times New Roman" w:hAnsi="Cambria Math" w:cs="Times New Roman"/>
                  </w:rPr>
                  <m:t>log</m:t>
                </m:r>
                <m:ctrlPr>
                  <w:rPr>
                    <w:rFonts w:ascii="Cambria Math" w:eastAsia="Times New Roman" w:hAnsi="Cambria Math" w:cs="Times New Roman"/>
                  </w:rPr>
                </m:ctrlPr>
              </m:e>
              <m:sub>
                <m:r>
                  <w:rPr>
                    <w:rFonts w:ascii="Cambria Math" w:eastAsia="Times New Roman" w:hAnsi="Cambria Math" w:cs="Times New Roman"/>
                  </w:rPr>
                  <m:t>10</m:t>
                </m:r>
                <m:ctrlPr>
                  <w:rPr>
                    <w:rFonts w:ascii="Cambria Math" w:eastAsia="Times New Roman" w:hAnsi="Cambria Math" w:cs="Times New Roman"/>
                  </w:rPr>
                </m:ctrlPr>
              </m:sub>
            </m:sSub>
          </m:fName>
          <m:e>
            <m:r>
              <w:rPr>
                <w:rFonts w:ascii="Cambria Math" w:eastAsia="Times New Roman" w:hAnsi="Cambria Math" w:cs="Times New Roman"/>
              </w:rPr>
              <m:t>P</m:t>
            </m:r>
          </m:e>
        </m:func>
      </m:oMath>
      <w:r w:rsidR="008156B5">
        <w:rPr>
          <w:rFonts w:ascii="Times New Roman" w:eastAsia="Times New Roman" w:hAnsi="Times New Roman" w:cs="Times New Roman"/>
        </w:rPr>
        <w:t xml:space="preserve"> significance on the y axis</w:t>
      </w:r>
      <w:r>
        <w:rPr>
          <w:rFonts w:ascii="Times New Roman" w:eastAsia="Times New Roman" w:hAnsi="Times New Roman" w:cs="Times New Roman"/>
        </w:rPr>
        <w:t>. Significant SNPs</w:t>
      </w:r>
      <w:r w:rsidR="00967672">
        <w:rPr>
          <w:rFonts w:ascii="Times New Roman" w:eastAsia="Times New Roman" w:hAnsi="Times New Roman" w:cs="Times New Roman"/>
        </w:rPr>
        <w:t xml:space="preserve"> on </w:t>
      </w:r>
      <w:r w:rsidR="007D50F7">
        <w:rPr>
          <w:rFonts w:ascii="Times New Roman" w:eastAsia="Times New Roman" w:hAnsi="Times New Roman" w:cs="Times New Roman"/>
        </w:rPr>
        <w:t>C</w:t>
      </w:r>
      <w:r w:rsidR="00967672">
        <w:rPr>
          <w:rFonts w:ascii="Times New Roman" w:eastAsia="Times New Roman" w:hAnsi="Times New Roman" w:cs="Times New Roman"/>
        </w:rPr>
        <w:t>hromosome 5 are</w:t>
      </w:r>
      <w:r>
        <w:rPr>
          <w:rFonts w:ascii="Times New Roman" w:eastAsia="Times New Roman" w:hAnsi="Times New Roman" w:cs="Times New Roman"/>
        </w:rPr>
        <w:t xml:space="preserve"> marked in blue.</w:t>
      </w:r>
      <w:r w:rsidR="00967672">
        <w:rPr>
          <w:rFonts w:ascii="Times New Roman" w:eastAsia="Times New Roman" w:hAnsi="Times New Roman" w:cs="Times New Roman"/>
        </w:rPr>
        <w:t xml:space="preserve"> </w:t>
      </w:r>
      <w:r w:rsidR="007D50F7">
        <w:rPr>
          <w:rFonts w:ascii="Times New Roman" w:eastAsia="Times New Roman" w:hAnsi="Times New Roman" w:cs="Times New Roman"/>
        </w:rPr>
        <w:t>This</w:t>
      </w:r>
      <w:r w:rsidR="00967672">
        <w:rPr>
          <w:rFonts w:ascii="Times New Roman" w:eastAsia="Times New Roman" w:hAnsi="Times New Roman" w:cs="Times New Roman"/>
        </w:rPr>
        <w:t xml:space="preserve"> region </w:t>
      </w:r>
      <w:r w:rsidR="007D50F7">
        <w:rPr>
          <w:rFonts w:ascii="Times New Roman" w:eastAsia="Times New Roman" w:hAnsi="Times New Roman" w:cs="Times New Roman"/>
        </w:rPr>
        <w:t>is</w:t>
      </w:r>
      <w:r w:rsidR="00967672">
        <w:rPr>
          <w:rFonts w:ascii="Times New Roman" w:eastAsia="Times New Roman" w:hAnsi="Times New Roman" w:cs="Times New Roman"/>
        </w:rPr>
        <w:t xml:space="preserve"> worthy of </w:t>
      </w:r>
      <w:r w:rsidR="007D50F7">
        <w:rPr>
          <w:rFonts w:ascii="Times New Roman" w:eastAsia="Times New Roman" w:hAnsi="Times New Roman" w:cs="Times New Roman"/>
        </w:rPr>
        <w:t>continued</w:t>
      </w:r>
      <w:r w:rsidR="00967672">
        <w:rPr>
          <w:rFonts w:ascii="Times New Roman" w:eastAsia="Times New Roman" w:hAnsi="Times New Roman" w:cs="Times New Roman"/>
        </w:rPr>
        <w:t xml:space="preserve"> exploratio</w:t>
      </w:r>
      <w:r w:rsidR="007D50F7">
        <w:rPr>
          <w:rFonts w:ascii="Times New Roman" w:eastAsia="Times New Roman" w:hAnsi="Times New Roman" w:cs="Times New Roman"/>
        </w:rPr>
        <w:t>n as many times significant SNPs will indicate a region is associated with a given trait, but the region may not have adequate coverage. High coverage whole genome resequencing is recommended to better survey the region in question.</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0EC71A5" w14:textId="6933EBBD" w:rsidR="00B473D0" w:rsidRDefault="000B5818">
      <w:pPr>
        <w:rPr>
          <w:rFonts w:ascii="Times New Roman" w:eastAsia="Times New Roman" w:hAnsi="Times New Roman" w:cs="Times New Roman"/>
        </w:rPr>
      </w:pPr>
      <w:commentRangeStart w:id="6"/>
      <w:r w:rsidRPr="00B473D0">
        <w:rPr>
          <w:rFonts w:ascii="Times New Roman" w:eastAsia="Times New Roman" w:hAnsi="Times New Roman" w:cs="Times New Roman"/>
          <w:b/>
          <w:bCs/>
        </w:rPr>
        <w:t xml:space="preserve">Figure </w:t>
      </w:r>
      <w:r w:rsidR="00C1719A">
        <w:rPr>
          <w:rFonts w:ascii="Times New Roman" w:eastAsia="Times New Roman" w:hAnsi="Times New Roman" w:cs="Times New Roman"/>
          <w:b/>
          <w:bCs/>
        </w:rPr>
        <w:t>16</w:t>
      </w:r>
      <w:r w:rsidR="002D1811">
        <w:rPr>
          <w:rFonts w:ascii="Times New Roman" w:eastAsia="Times New Roman" w:hAnsi="Times New Roman" w:cs="Times New Roman"/>
        </w:rPr>
        <w:t xml:space="preserve">. </w:t>
      </w:r>
      <w:commentRangeEnd w:id="6"/>
      <w:r w:rsidR="00CA45D7">
        <w:rPr>
          <w:rStyle w:val="CommentReference"/>
        </w:rPr>
        <w:commentReference w:id="6"/>
      </w:r>
      <w:r w:rsidR="002D1811">
        <w:rPr>
          <w:rFonts w:ascii="Times New Roman" w:eastAsia="Times New Roman" w:hAnsi="Times New Roman" w:cs="Times New Roman"/>
        </w:rPr>
        <w:t xml:space="preserve">Histogram of </w:t>
      </w:r>
      <w:r w:rsidR="00C20BFF">
        <w:rPr>
          <w:rFonts w:ascii="Times New Roman" w:eastAsia="Times New Roman" w:hAnsi="Times New Roman" w:cs="Times New Roman"/>
        </w:rPr>
        <w:t xml:space="preserve">male-only and female -only </w:t>
      </w:r>
      <w:r w:rsidR="002D1811">
        <w:rPr>
          <w:rFonts w:ascii="Times New Roman" w:eastAsia="Times New Roman" w:hAnsi="Times New Roman" w:cs="Times New Roman"/>
        </w:rPr>
        <w:t xml:space="preserve">k-mer abundances </w:t>
      </w:r>
      <w:r w:rsidR="00C20BFF">
        <w:rPr>
          <w:rFonts w:ascii="Times New Roman" w:eastAsia="Times New Roman" w:hAnsi="Times New Roman" w:cs="Times New Roman"/>
        </w:rPr>
        <w:t>of</w:t>
      </w:r>
      <w:r w:rsidR="002D1811">
        <w:rPr>
          <w:rFonts w:ascii="Times New Roman" w:eastAsia="Times New Roman" w:hAnsi="Times New Roman" w:cs="Times New Roman"/>
        </w:rPr>
        <w:t xml:space="preserve"> sequencing data. The male sequencing data appears to have </w:t>
      </w:r>
      <w:ins w:id="7" w:author="Microsoft Office User" w:date="2021-06-24T14:42:00Z">
        <w:r w:rsidR="00607D46">
          <w:rPr>
            <w:rFonts w:ascii="Times New Roman" w:eastAsia="Times New Roman" w:hAnsi="Times New Roman" w:cs="Times New Roman"/>
          </w:rPr>
          <w:t>more</w:t>
        </w:r>
      </w:ins>
      <w:r w:rsidR="002D1811">
        <w:rPr>
          <w:rFonts w:ascii="Times New Roman" w:eastAsia="Times New Roman" w:hAnsi="Times New Roman" w:cs="Times New Roman"/>
        </w:rPr>
        <w:t xml:space="preserve"> higher abundance k-mers</w:t>
      </w:r>
      <w:ins w:id="8" w:author="Microsoft Office User" w:date="2021-06-24T14:42:00Z">
        <w:r w:rsidR="00607D46">
          <w:rPr>
            <w:rFonts w:ascii="Times New Roman" w:eastAsia="Times New Roman" w:hAnsi="Times New Roman" w:cs="Times New Roman"/>
          </w:rPr>
          <w:t>?</w:t>
        </w:r>
      </w:ins>
      <w:r w:rsidR="002D1811">
        <w:rPr>
          <w:rFonts w:ascii="Times New Roman" w:eastAsia="Times New Roman" w:hAnsi="Times New Roman" w:cs="Times New Roman"/>
        </w:rPr>
        <w:t xml:space="preserve"> while the female sequencing data has more lower abundance k-</w:t>
      </w:r>
      <w:proofErr w:type="gramStart"/>
      <w:r w:rsidR="002D1811">
        <w:rPr>
          <w:rFonts w:ascii="Times New Roman" w:eastAsia="Times New Roman" w:hAnsi="Times New Roman" w:cs="Times New Roman"/>
        </w:rPr>
        <w:t>mers</w:t>
      </w:r>
      <w:ins w:id="9" w:author="Microsoft Office User" w:date="2021-06-24T14:42:00Z">
        <w:r w:rsidR="00607D46">
          <w:rPr>
            <w:rFonts w:ascii="Times New Roman" w:eastAsia="Times New Roman" w:hAnsi="Times New Roman" w:cs="Times New Roman"/>
          </w:rPr>
          <w:t>?</w:t>
        </w:r>
      </w:ins>
      <w:r w:rsidR="002D1811">
        <w:rPr>
          <w:rFonts w:ascii="Times New Roman" w:eastAsia="Times New Roman" w:hAnsi="Times New Roman" w:cs="Times New Roman"/>
        </w:rPr>
        <w:t>.</w:t>
      </w:r>
      <w:proofErr w:type="gramEnd"/>
      <w:r w:rsidR="007D50F7">
        <w:rPr>
          <w:rFonts w:ascii="Times New Roman" w:eastAsia="Times New Roman" w:hAnsi="Times New Roman" w:cs="Times New Roman"/>
        </w:rPr>
        <w:t xml:space="preserve"> </w:t>
      </w:r>
      <w:commentRangeStart w:id="10"/>
      <w:r w:rsidR="00C20BFF">
        <w:rPr>
          <w:rFonts w:ascii="Times New Roman" w:eastAsia="Times New Roman" w:hAnsi="Times New Roman" w:cs="Times New Roman"/>
        </w:rPr>
        <w:t>Low abundance sex-specific k-mers are likely the result of sequencing errors, while the higher abundance male-only k-mer peak indicates the male sample contains real variation only contained within the male sample.</w:t>
      </w:r>
      <w:commentRangeEnd w:id="10"/>
      <w:r w:rsidR="00607D46">
        <w:rPr>
          <w:rStyle w:val="CommentReference"/>
        </w:rPr>
        <w:commentReference w:id="10"/>
      </w: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780675F7"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 xml:space="preserve">Figure </w:t>
      </w:r>
      <w:r w:rsidR="00C1719A">
        <w:rPr>
          <w:rFonts w:ascii="Times New Roman" w:eastAsia="Times New Roman" w:hAnsi="Times New Roman" w:cs="Times New Roman"/>
          <w:b/>
          <w:bCs/>
        </w:rPr>
        <w:t>17</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k-mer </w:t>
      </w:r>
      <w:commentRangeStart w:id="11"/>
      <w:r w:rsidR="0076215F">
        <w:rPr>
          <w:rFonts w:ascii="Times New Roman" w:eastAsia="Times New Roman" w:hAnsi="Times New Roman" w:cs="Times New Roman"/>
        </w:rPr>
        <w:t>abundances</w:t>
      </w:r>
      <w:commentRangeEnd w:id="11"/>
      <w:r w:rsidR="00CA45D7">
        <w:rPr>
          <w:rStyle w:val="CommentReference"/>
        </w:rPr>
        <w:commentReference w:id="11"/>
      </w:r>
      <w:r w:rsidR="0076215F">
        <w:rPr>
          <w:rFonts w:ascii="Times New Roman" w:eastAsia="Times New Roman" w:hAnsi="Times New Roman" w:cs="Times New Roman"/>
        </w:rPr>
        <w:t xml:space="preserve"> filtered through contigs containing five or more k-mers</w:t>
      </w:r>
      <w:r w:rsidR="00C20BFF">
        <w:rPr>
          <w:rFonts w:ascii="Times New Roman" w:eastAsia="Times New Roman" w:hAnsi="Times New Roman" w:cs="Times New Roman"/>
        </w:rPr>
        <w:t xml:space="preserve"> to acquire contigs that span roughly 5,000bp</w:t>
      </w:r>
      <w:r w:rsidR="0076215F">
        <w:rPr>
          <w:rFonts w:ascii="Times New Roman" w:eastAsia="Times New Roman" w:hAnsi="Times New Roman" w:cs="Times New Roman"/>
        </w:rPr>
        <w:t>.</w:t>
      </w:r>
      <w:r w:rsidR="000B6728">
        <w:rPr>
          <w:rFonts w:ascii="Times New Roman" w:eastAsia="Times New Roman" w:hAnsi="Times New Roman" w:cs="Times New Roman"/>
        </w:rPr>
        <w:t xml:space="preserve"> Both female and male have a broad distribution of k-mers with 90-140 abundance, while</w:t>
      </w:r>
      <w:r w:rsidR="0076215F">
        <w:rPr>
          <w:rFonts w:ascii="Times New Roman" w:eastAsia="Times New Roman" w:hAnsi="Times New Roman" w:cs="Times New Roman"/>
        </w:rPr>
        <w:t xml:space="preserve"> </w:t>
      </w:r>
      <w:r w:rsidR="00C20BFF">
        <w:rPr>
          <w:rFonts w:ascii="Times New Roman" w:eastAsia="Times New Roman" w:hAnsi="Times New Roman" w:cs="Times New Roman"/>
        </w:rPr>
        <w:t xml:space="preserve">a </w:t>
      </w:r>
      <w:r w:rsidR="0076215F">
        <w:rPr>
          <w:rFonts w:ascii="Times New Roman" w:eastAsia="Times New Roman" w:hAnsi="Times New Roman" w:cs="Times New Roman"/>
        </w:rPr>
        <w:t xml:space="preserve">male </w:t>
      </w:r>
      <w:r w:rsidR="0076215F">
        <w:rPr>
          <w:rFonts w:ascii="Times New Roman" w:eastAsia="Times New Roman" w:hAnsi="Times New Roman" w:cs="Times New Roman"/>
        </w:rPr>
        <w:t>specific</w:t>
      </w:r>
      <w:r w:rsidR="00CA45D7">
        <w:rPr>
          <w:rFonts w:ascii="Times New Roman" w:eastAsia="Times New Roman" w:hAnsi="Times New Roman" w:cs="Times New Roman"/>
        </w:rPr>
        <w:t xml:space="preserve"> (blue)</w:t>
      </w:r>
      <w:r w:rsidR="0076215F">
        <w:rPr>
          <w:rFonts w:ascii="Times New Roman" w:eastAsia="Times New Roman" w:hAnsi="Times New Roman" w:cs="Times New Roman"/>
        </w:rPr>
        <w:t xml:space="preserve"> peak </w:t>
      </w:r>
      <w:r w:rsidR="0099542E">
        <w:rPr>
          <w:rFonts w:ascii="Times New Roman" w:eastAsia="Times New Roman" w:hAnsi="Times New Roman" w:cs="Times New Roman"/>
        </w:rPr>
        <w:t>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r w:rsidR="00C20BFF">
        <w:rPr>
          <w:rFonts w:ascii="Times New Roman" w:eastAsia="Times New Roman" w:hAnsi="Times New Roman" w:cs="Times New Roman"/>
        </w:rPr>
        <w:t xml:space="preserve">This male-specific peak at roughly half the abundance of the female-specific peak indicates </w:t>
      </w:r>
      <w:r w:rsidR="00CA45D7">
        <w:rPr>
          <w:rFonts w:ascii="Times New Roman" w:eastAsia="Times New Roman" w:hAnsi="Times New Roman" w:cs="Times New Roman"/>
        </w:rPr>
        <w:t xml:space="preserve">that </w:t>
      </w:r>
      <w:r w:rsidR="00C20BFF">
        <w:rPr>
          <w:rFonts w:ascii="Times New Roman" w:eastAsia="Times New Roman" w:hAnsi="Times New Roman" w:cs="Times New Roman"/>
        </w:rPr>
        <w:t>the m</w:t>
      </w:r>
      <w:r w:rsidR="00C20BFF">
        <w:rPr>
          <w:rFonts w:ascii="Times New Roman" w:eastAsia="Times New Roman" w:hAnsi="Times New Roman" w:cs="Times New Roman"/>
        </w:rPr>
        <w:t xml:space="preserve">ale </w:t>
      </w:r>
      <w:r w:rsidR="00C20BFF">
        <w:rPr>
          <w:rFonts w:ascii="Times New Roman" w:eastAsia="Times New Roman" w:hAnsi="Times New Roman" w:cs="Times New Roman"/>
        </w:rPr>
        <w:t>genome contains a large amount of sequencing data not contained in the female genome</w:t>
      </w:r>
      <w:r w:rsidR="00CA45D7">
        <w:rPr>
          <w:rFonts w:ascii="Times New Roman" w:eastAsia="Times New Roman" w:hAnsi="Times New Roman" w:cs="Times New Roman"/>
        </w:rPr>
        <w:t xml:space="preserve"> (potentially a Y or male-specific chromosome)</w:t>
      </w:r>
      <w:r w:rsidR="00C20BFF">
        <w:rPr>
          <w:rFonts w:ascii="Times New Roman" w:eastAsia="Times New Roman" w:hAnsi="Times New Roman" w:cs="Times New Roman"/>
        </w:rPr>
        <w:t xml:space="preserve"> and provide</w:t>
      </w:r>
      <w:r w:rsidR="00CA45D7">
        <w:rPr>
          <w:rFonts w:ascii="Times New Roman" w:eastAsia="Times New Roman" w:hAnsi="Times New Roman" w:cs="Times New Roman"/>
        </w:rPr>
        <w:t>s</w:t>
      </w:r>
      <w:r w:rsidR="00C20BFF">
        <w:rPr>
          <w:rFonts w:ascii="Times New Roman" w:eastAsia="Times New Roman" w:hAnsi="Times New Roman" w:cs="Times New Roman"/>
        </w:rPr>
        <w:t xml:space="preserve"> evidence that</w:t>
      </w:r>
      <w:r w:rsidR="00CA45D7">
        <w:rPr>
          <w:rFonts w:ascii="Times New Roman" w:eastAsia="Times New Roman" w:hAnsi="Times New Roman" w:cs="Times New Roman"/>
        </w:rPr>
        <w:t xml:space="preserve"> the</w:t>
      </w:r>
      <w:r w:rsidR="00C20BFF">
        <w:rPr>
          <w:rFonts w:ascii="Times New Roman" w:eastAsia="Times New Roman" w:hAnsi="Times New Roman" w:cs="Times New Roman"/>
        </w:rPr>
        <w:t xml:space="preserve"> male delta smelt may be a heterogametic sex.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1D3B4F06" w:rsidR="00307A26" w:rsidRDefault="00EB0AE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534E4F" wp14:editId="4CBF0C7A">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389C6C5C" w:rsidR="002B6D24" w:rsidRPr="00CC3531" w:rsidRDefault="002B6D24">
      <w:pPr>
        <w:rPr>
          <w:rFonts w:ascii="Times New Roman" w:eastAsia="Times New Roman" w:hAnsi="Times New Roman" w:cs="Times New Roman"/>
        </w:rPr>
      </w:pPr>
      <w:commentRangeStart w:id="12"/>
      <w:r w:rsidRPr="00234A70">
        <w:rPr>
          <w:rFonts w:ascii="Times New Roman" w:eastAsia="Times New Roman" w:hAnsi="Times New Roman" w:cs="Times New Roman"/>
          <w:b/>
          <w:bCs/>
        </w:rPr>
        <w:t xml:space="preserve">Figure </w:t>
      </w:r>
      <w:r w:rsidR="00C1719A">
        <w:rPr>
          <w:rFonts w:ascii="Times New Roman" w:eastAsia="Times New Roman" w:hAnsi="Times New Roman" w:cs="Times New Roman"/>
          <w:b/>
          <w:bCs/>
        </w:rPr>
        <w:t>18</w:t>
      </w:r>
      <w:commentRangeEnd w:id="12"/>
      <w:r w:rsidR="00CA45D7">
        <w:rPr>
          <w:rStyle w:val="CommentReference"/>
        </w:rPr>
        <w:commentReference w:id="12"/>
      </w:r>
      <w:r w:rsidRPr="00234A70">
        <w:rPr>
          <w:rFonts w:ascii="Times New Roman" w:eastAsia="Times New Roman" w:hAnsi="Times New Roman" w:cs="Times New Roman"/>
          <w:b/>
          <w:bCs/>
        </w:rPr>
        <w:t>.</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k-mer</w:t>
      </w:r>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 xml:space="preserve">contigs with 5 or more </w:t>
      </w:r>
      <w:commentRangeStart w:id="13"/>
      <w:r w:rsidR="00234A70">
        <w:rPr>
          <w:rFonts w:ascii="Times New Roman" w:eastAsia="Times New Roman" w:hAnsi="Times New Roman" w:cs="Times New Roman"/>
        </w:rPr>
        <w:t>k-mers</w:t>
      </w:r>
      <w:commentRangeEnd w:id="13"/>
      <w:r w:rsidR="00CA45D7">
        <w:rPr>
          <w:rStyle w:val="CommentReference"/>
        </w:rPr>
        <w:commentReference w:id="13"/>
      </w:r>
      <w:r w:rsidR="00234A70">
        <w:rPr>
          <w:rFonts w:ascii="Times New Roman" w:eastAsia="Times New Roman" w:hAnsi="Times New Roman" w:cs="Times New Roman"/>
        </w:rPr>
        <w:t>.</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k-mers B) Zoomed in</w:t>
      </w:r>
      <w:r w:rsidR="00786D72">
        <w:rPr>
          <w:rFonts w:ascii="Times New Roman" w:eastAsia="Times New Roman" w:hAnsi="Times New Roman" w:cs="Times New Roman"/>
        </w:rPr>
        <w:t xml:space="preserve"> view to show clear line of contigs with zero abundance in female sequencing data.</w:t>
      </w:r>
      <w:r w:rsidR="00C20BFF">
        <w:rPr>
          <w:rFonts w:ascii="Times New Roman" w:eastAsia="Times New Roman" w:hAnsi="Times New Roman" w:cs="Times New Roman"/>
        </w:rPr>
        <w:t xml:space="preserve"> </w:t>
      </w:r>
      <w:r w:rsidR="006D7722">
        <w:rPr>
          <w:rFonts w:ascii="Times New Roman" w:eastAsia="Times New Roman" w:hAnsi="Times New Roman" w:cs="Times New Roman"/>
        </w:rPr>
        <w:t>There are 40 k-mers that show abundance in males but not females. This indicates the male sequencing data contains sex-specific sequences in high abundance that are not contained in the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6-18T17:58:00Z" w:initials="SEKJ">
    <w:p w14:paraId="47C82E8D" w14:textId="2E6A18FD" w:rsidR="00571167" w:rsidRDefault="00571167">
      <w:pPr>
        <w:pStyle w:val="CommentText"/>
      </w:pPr>
      <w:r>
        <w:rPr>
          <w:rStyle w:val="CommentReference"/>
        </w:rPr>
        <w:annotationRef/>
      </w:r>
      <w:r>
        <w:t>Ensi should double check all of these and add or change anything that she did</w:t>
      </w:r>
    </w:p>
  </w:comment>
  <w:comment w:id="1" w:author="Microsoft Office User" w:date="2021-06-24T14:19:00Z" w:initials="MOU">
    <w:p w14:paraId="65A9E64E" w14:textId="0FDBC884" w:rsidR="005B5E46" w:rsidRDefault="005B5E46">
      <w:pPr>
        <w:pStyle w:val="CommentText"/>
      </w:pPr>
      <w:r>
        <w:rPr>
          <w:rStyle w:val="CommentReference"/>
        </w:rPr>
        <w:annotationRef/>
      </w:r>
      <w:r>
        <w:t xml:space="preserve">Tell us what this is. </w:t>
      </w:r>
    </w:p>
  </w:comment>
  <w:comment w:id="2" w:author="Microsoft Office User" w:date="2021-06-24T14:17:00Z" w:initials="MOU">
    <w:p w14:paraId="64CBE83D" w14:textId="50F6D120" w:rsidR="005B5E46" w:rsidRDefault="005B5E46">
      <w:pPr>
        <w:pStyle w:val="CommentText"/>
      </w:pPr>
      <w:r>
        <w:rPr>
          <w:rStyle w:val="CommentReference"/>
        </w:rPr>
        <w:annotationRef/>
      </w:r>
      <w:r>
        <w:t xml:space="preserve">These are not apples to apples since I used a different method. Please tell us what the different methods are, or at least mention that different methods were used. It would </w:t>
      </w:r>
      <w:proofErr w:type="spellStart"/>
      <w:r>
        <w:t>vbe</w:t>
      </w:r>
      <w:proofErr w:type="spellEnd"/>
      <w:r>
        <w:t xml:space="preserve"> good to report the N samples for each year as well for your study and mine. </w:t>
      </w:r>
    </w:p>
  </w:comment>
  <w:comment w:id="3" w:author="Microsoft Office User" w:date="2021-06-24T14:19:00Z" w:initials="MOU">
    <w:p w14:paraId="7DA82DFE" w14:textId="152A5352" w:rsidR="005F4E49" w:rsidRDefault="005F4E49">
      <w:pPr>
        <w:pStyle w:val="CommentText"/>
      </w:pPr>
      <w:r>
        <w:rPr>
          <w:rStyle w:val="CommentReference"/>
        </w:rPr>
        <w:annotationRef/>
      </w:r>
      <w:r>
        <w:t xml:space="preserve">Give citations or tell us what these are. </w:t>
      </w:r>
    </w:p>
  </w:comment>
  <w:comment w:id="4" w:author="Microsoft Office User" w:date="2021-06-24T14:26:00Z" w:initials="MOU">
    <w:p w14:paraId="68EA9572" w14:textId="5D359FA0" w:rsidR="00A322C4" w:rsidRDefault="00A322C4">
      <w:pPr>
        <w:pStyle w:val="CommentText"/>
      </w:pPr>
      <w:r>
        <w:rPr>
          <w:rStyle w:val="CommentReference"/>
        </w:rPr>
        <w:annotationRef/>
      </w:r>
      <w:r>
        <w:t xml:space="preserve">What is this, and I think it’s formatted </w:t>
      </w:r>
      <w:proofErr w:type="spellStart"/>
      <w:r>
        <w:t>differnently</w:t>
      </w:r>
      <w:proofErr w:type="spellEnd"/>
      <w:r>
        <w:t xml:space="preserve"> than in the table above. </w:t>
      </w:r>
    </w:p>
  </w:comment>
  <w:comment w:id="5" w:author="Microsoft Office User" w:date="2021-06-24T14:28:00Z" w:initials="MOU">
    <w:p w14:paraId="5B37AC1F" w14:textId="6032E41C" w:rsidR="00A322C4" w:rsidRDefault="00A322C4">
      <w:pPr>
        <w:pStyle w:val="CommentText"/>
      </w:pPr>
      <w:r>
        <w:rPr>
          <w:rStyle w:val="CommentReference"/>
        </w:rPr>
        <w:annotationRef/>
      </w:r>
      <w:r>
        <w:t xml:space="preserve">In the above table you say </w:t>
      </w:r>
      <w:proofErr w:type="spellStart"/>
      <w:r>
        <w:t>pcrit</w:t>
      </w:r>
      <w:proofErr w:type="spellEnd"/>
      <w:r>
        <w:t xml:space="preserve"> is .02, is this a different analysis than the one you reported in the table?</w:t>
      </w:r>
    </w:p>
  </w:comment>
  <w:comment w:id="6" w:author="Microsoft Office User" w:date="2021-06-24T14:48:00Z" w:initials="MOU">
    <w:p w14:paraId="032CBA4E" w14:textId="011EF29C" w:rsidR="00CA45D7" w:rsidRDefault="00CA45D7">
      <w:pPr>
        <w:pStyle w:val="CommentText"/>
      </w:pPr>
      <w:r>
        <w:rPr>
          <w:rStyle w:val="CommentReference"/>
        </w:rPr>
        <w:annotationRef/>
      </w:r>
      <w:r>
        <w:t xml:space="preserve">I really think you could leave </w:t>
      </w:r>
      <w:proofErr w:type="gramStart"/>
      <w:r>
        <w:t>all of</w:t>
      </w:r>
      <w:proofErr w:type="gramEnd"/>
      <w:r>
        <w:t xml:space="preserve"> these kmer figures out. They are not going to understand this at all. Keep the text in the report but these are just confusing. </w:t>
      </w:r>
    </w:p>
  </w:comment>
  <w:comment w:id="10" w:author="Microsoft Office User" w:date="2021-06-24T14:42:00Z" w:initials="MOU">
    <w:p w14:paraId="19EEC8B0" w14:textId="6CDEB467" w:rsidR="00607D46" w:rsidRDefault="00607D46">
      <w:pPr>
        <w:pStyle w:val="CommentText"/>
      </w:pPr>
      <w:r>
        <w:rPr>
          <w:rStyle w:val="CommentReference"/>
        </w:rPr>
        <w:annotationRef/>
      </w:r>
      <w:r>
        <w:t xml:space="preserve">I don’t’ understand this. What are higher and lower abundance </w:t>
      </w:r>
      <w:proofErr w:type="spellStart"/>
      <w:r>
        <w:t>kmers</w:t>
      </w:r>
      <w:proofErr w:type="spellEnd"/>
      <w:r>
        <w:t>? Just ones that are shorter or longer?</w:t>
      </w:r>
    </w:p>
  </w:comment>
  <w:comment w:id="11" w:author="Microsoft Office User" w:date="2021-06-24T14:43:00Z" w:initials="MOU">
    <w:p w14:paraId="025A9723" w14:textId="35FA10A0" w:rsidR="00CA45D7" w:rsidRDefault="00CA45D7">
      <w:pPr>
        <w:pStyle w:val="CommentText"/>
      </w:pPr>
      <w:r>
        <w:rPr>
          <w:rStyle w:val="CommentReference"/>
        </w:rPr>
        <w:annotationRef/>
      </w:r>
      <w:r>
        <w:t xml:space="preserve">Sorry but what is abundance? And how is it related the length of kmer? I assume it’s </w:t>
      </w:r>
      <w:proofErr w:type="gramStart"/>
      <w:r>
        <w:t>that longer ones</w:t>
      </w:r>
      <w:proofErr w:type="gramEnd"/>
      <w:r>
        <w:t xml:space="preserve"> have a lower abundance. Or is it the abundance across the ale and the female individuals?</w:t>
      </w:r>
    </w:p>
  </w:comment>
  <w:comment w:id="12" w:author="Microsoft Office User" w:date="2021-06-24T14:47:00Z" w:initials="MOU">
    <w:p w14:paraId="247B4C4F" w14:textId="2F1CE93E" w:rsidR="00CA45D7" w:rsidRDefault="00CA45D7">
      <w:pPr>
        <w:pStyle w:val="CommentText"/>
      </w:pPr>
      <w:r>
        <w:rPr>
          <w:rStyle w:val="CommentReference"/>
        </w:rPr>
        <w:annotationRef/>
      </w:r>
      <w:r>
        <w:t xml:space="preserve">I’d pick </w:t>
      </w:r>
      <w:proofErr w:type="spellStart"/>
      <w:r>
        <w:t>on</w:t>
      </w:r>
      <w:proofErr w:type="spellEnd"/>
      <w:r>
        <w:t xml:space="preserve"> of these three kmer figures and leave the rest out. They are pretty confusing and there is no way they are going to understand. In </w:t>
      </w:r>
      <w:proofErr w:type="gramStart"/>
      <w:r>
        <w:t>fact</w:t>
      </w:r>
      <w:proofErr w:type="gramEnd"/>
      <w:r>
        <w:t xml:space="preserve"> you could probably leave them all out. </w:t>
      </w:r>
    </w:p>
  </w:comment>
  <w:comment w:id="13" w:author="Microsoft Office User" w:date="2021-06-24T14:47:00Z" w:initials="MOU">
    <w:p w14:paraId="7FDF7156" w14:textId="3B14B548" w:rsidR="00CA45D7" w:rsidRDefault="00CA45D7">
      <w:pPr>
        <w:pStyle w:val="CommentText"/>
      </w:pPr>
      <w:r>
        <w:rPr>
          <w:rStyle w:val="CommentReference"/>
        </w:rPr>
        <w:annotationRef/>
      </w:r>
      <w:r>
        <w:t>Of the specified lengths that you searched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C82E8D" w15:done="0"/>
  <w15:commentEx w15:paraId="65A9E64E" w15:done="0"/>
  <w15:commentEx w15:paraId="64CBE83D" w15:done="0"/>
  <w15:commentEx w15:paraId="7DA82DFE" w15:done="0"/>
  <w15:commentEx w15:paraId="68EA9572" w15:done="0"/>
  <w15:commentEx w15:paraId="5B37AC1F" w15:done="0"/>
  <w15:commentEx w15:paraId="032CBA4E" w15:done="0"/>
  <w15:commentEx w15:paraId="19EEC8B0" w15:done="0"/>
  <w15:commentEx w15:paraId="025A9723" w15:done="0"/>
  <w15:commentEx w15:paraId="247B4C4F" w15:done="0"/>
  <w15:commentEx w15:paraId="7FDF71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75D2B" w16cex:dateUtc="2021-06-19T00:58:00Z"/>
  <w16cex:commentExtensible w16cex:durableId="247F12FF" w16cex:dateUtc="2021-06-24T21:19:00Z"/>
  <w16cex:commentExtensible w16cex:durableId="247F125E" w16cex:dateUtc="2021-06-24T21:17:00Z"/>
  <w16cex:commentExtensible w16cex:durableId="247F1308" w16cex:dateUtc="2021-06-24T21:19:00Z"/>
  <w16cex:commentExtensible w16cex:durableId="247F1486" w16cex:dateUtc="2021-06-24T21:26:00Z"/>
  <w16cex:commentExtensible w16cex:durableId="247F1509" w16cex:dateUtc="2021-06-24T21:28:00Z"/>
  <w16cex:commentExtensible w16cex:durableId="247F19CC" w16cex:dateUtc="2021-06-24T21:48:00Z"/>
  <w16cex:commentExtensible w16cex:durableId="247F184D" w16cex:dateUtc="2021-06-24T21:42:00Z"/>
  <w16cex:commentExtensible w16cex:durableId="247F1893" w16cex:dateUtc="2021-06-24T21:43:00Z"/>
  <w16cex:commentExtensible w16cex:durableId="247F199F" w16cex:dateUtc="2021-06-24T21:47:00Z"/>
  <w16cex:commentExtensible w16cex:durableId="247F1973" w16cex:dateUtc="2021-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C82E8D" w16cid:durableId="24775D2B"/>
  <w16cid:commentId w16cid:paraId="65A9E64E" w16cid:durableId="247F12FF"/>
  <w16cid:commentId w16cid:paraId="64CBE83D" w16cid:durableId="247F125E"/>
  <w16cid:commentId w16cid:paraId="7DA82DFE" w16cid:durableId="247F1308"/>
  <w16cid:commentId w16cid:paraId="68EA9572" w16cid:durableId="247F1486"/>
  <w16cid:commentId w16cid:paraId="5B37AC1F" w16cid:durableId="247F1509"/>
  <w16cid:commentId w16cid:paraId="032CBA4E" w16cid:durableId="247F19CC"/>
  <w16cid:commentId w16cid:paraId="19EEC8B0" w16cid:durableId="247F184D"/>
  <w16cid:commentId w16cid:paraId="025A9723" w16cid:durableId="247F1893"/>
  <w16cid:commentId w16cid:paraId="247B4C4F" w16cid:durableId="247F199F"/>
  <w16cid:commentId w16cid:paraId="7FDF7156" w16cid:durableId="247F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㗀錕翿"/>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549D5"/>
    <w:rsid w:val="00054AEE"/>
    <w:rsid w:val="000A0967"/>
    <w:rsid w:val="000B5818"/>
    <w:rsid w:val="000B6728"/>
    <w:rsid w:val="001C1AF9"/>
    <w:rsid w:val="001D12B7"/>
    <w:rsid w:val="001D7BEB"/>
    <w:rsid w:val="0022348B"/>
    <w:rsid w:val="00234A70"/>
    <w:rsid w:val="0024501C"/>
    <w:rsid w:val="00272322"/>
    <w:rsid w:val="002B5B5D"/>
    <w:rsid w:val="002B6D24"/>
    <w:rsid w:val="002D1811"/>
    <w:rsid w:val="002D3875"/>
    <w:rsid w:val="002D5959"/>
    <w:rsid w:val="002F2399"/>
    <w:rsid w:val="00307A26"/>
    <w:rsid w:val="00316F57"/>
    <w:rsid w:val="00347CD2"/>
    <w:rsid w:val="0038097F"/>
    <w:rsid w:val="003B6B00"/>
    <w:rsid w:val="003C4CB2"/>
    <w:rsid w:val="00474086"/>
    <w:rsid w:val="004931D8"/>
    <w:rsid w:val="004B4C46"/>
    <w:rsid w:val="0054172E"/>
    <w:rsid w:val="00571167"/>
    <w:rsid w:val="00572F39"/>
    <w:rsid w:val="00582AE6"/>
    <w:rsid w:val="005B5E46"/>
    <w:rsid w:val="005F4E49"/>
    <w:rsid w:val="005F62B1"/>
    <w:rsid w:val="006070CC"/>
    <w:rsid w:val="00607D46"/>
    <w:rsid w:val="00626557"/>
    <w:rsid w:val="006306DA"/>
    <w:rsid w:val="00634818"/>
    <w:rsid w:val="00646B37"/>
    <w:rsid w:val="006702BB"/>
    <w:rsid w:val="006A2D84"/>
    <w:rsid w:val="006C0B0D"/>
    <w:rsid w:val="006D7722"/>
    <w:rsid w:val="00704EFA"/>
    <w:rsid w:val="0076215F"/>
    <w:rsid w:val="00766D63"/>
    <w:rsid w:val="00786D72"/>
    <w:rsid w:val="007872A2"/>
    <w:rsid w:val="007A20D0"/>
    <w:rsid w:val="007C332B"/>
    <w:rsid w:val="007D50F7"/>
    <w:rsid w:val="008156B5"/>
    <w:rsid w:val="008808BB"/>
    <w:rsid w:val="008D4092"/>
    <w:rsid w:val="008F2E25"/>
    <w:rsid w:val="00905DC8"/>
    <w:rsid w:val="00912A7B"/>
    <w:rsid w:val="00925631"/>
    <w:rsid w:val="00941B2E"/>
    <w:rsid w:val="0094649F"/>
    <w:rsid w:val="00967672"/>
    <w:rsid w:val="0099542E"/>
    <w:rsid w:val="009B34E3"/>
    <w:rsid w:val="009C17B6"/>
    <w:rsid w:val="009D326B"/>
    <w:rsid w:val="009E0EB8"/>
    <w:rsid w:val="00A27A39"/>
    <w:rsid w:val="00A322C4"/>
    <w:rsid w:val="00A42FA1"/>
    <w:rsid w:val="00A71DBE"/>
    <w:rsid w:val="00A91CAB"/>
    <w:rsid w:val="00AA55ED"/>
    <w:rsid w:val="00B04E2F"/>
    <w:rsid w:val="00B364D1"/>
    <w:rsid w:val="00B473D0"/>
    <w:rsid w:val="00B517DD"/>
    <w:rsid w:val="00B54A60"/>
    <w:rsid w:val="00B550F9"/>
    <w:rsid w:val="00B710ED"/>
    <w:rsid w:val="00BA221E"/>
    <w:rsid w:val="00C10B64"/>
    <w:rsid w:val="00C14776"/>
    <w:rsid w:val="00C1719A"/>
    <w:rsid w:val="00C20BFF"/>
    <w:rsid w:val="00C25AF7"/>
    <w:rsid w:val="00C825EE"/>
    <w:rsid w:val="00CA45D7"/>
    <w:rsid w:val="00CC3531"/>
    <w:rsid w:val="00CC7426"/>
    <w:rsid w:val="00D87783"/>
    <w:rsid w:val="00DB4792"/>
    <w:rsid w:val="00E061A7"/>
    <w:rsid w:val="00E8326E"/>
    <w:rsid w:val="00E83439"/>
    <w:rsid w:val="00EA5D80"/>
    <w:rsid w:val="00EB0AE9"/>
    <w:rsid w:val="00F04084"/>
    <w:rsid w:val="00F569D9"/>
    <w:rsid w:val="00F702E1"/>
    <w:rsid w:val="00F87557"/>
    <w:rsid w:val="00FB0DDC"/>
    <w:rsid w:val="00FF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 w:type="character" w:styleId="PlaceholderText">
    <w:name w:val="Placeholder Text"/>
    <w:basedOn w:val="DefaultParagraphFont"/>
    <w:uiPriority w:val="99"/>
    <w:semiHidden/>
    <w:rsid w:val="007D50F7"/>
    <w:rPr>
      <w:color w:val="808080"/>
    </w:rPr>
  </w:style>
  <w:style w:type="table" w:styleId="GridTable1Light">
    <w:name w:val="Grid Table 1 Light"/>
    <w:basedOn w:val="TableNormal"/>
    <w:uiPriority w:val="46"/>
    <w:rsid w:val="008808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335761210">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ettings" Target="setting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emf"/><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29</Pages>
  <Words>3947</Words>
  <Characters>22499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5</cp:revision>
  <dcterms:created xsi:type="dcterms:W3CDTF">2021-06-24T21:49:00Z</dcterms:created>
  <dcterms:modified xsi:type="dcterms:W3CDTF">2021-06-26T01:24:00Z</dcterms:modified>
</cp:coreProperties>
</file>