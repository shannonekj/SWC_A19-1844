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81B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 w:rsidRPr="00C93007">
        <w:rPr>
          <w:rFonts w:ascii="Times" w:hAnsi="Times"/>
          <w:b/>
          <w:bCs/>
          <w:u w:val="single"/>
        </w:rPr>
        <w:t>Tables &amp; Figures</w:t>
      </w:r>
    </w:p>
    <w:p w14:paraId="78308614" w14:textId="77777777" w:rsidR="00DB4792" w:rsidRPr="00D417D1" w:rsidRDefault="00DB4792" w:rsidP="00DB4792">
      <w:pPr>
        <w:rPr>
          <w:rFonts w:ascii="Times New Roman" w:eastAsia="Times New Roman" w:hAnsi="Times New Roman" w:cs="Times New Roman"/>
        </w:rPr>
      </w:pPr>
      <w:commentRangeStart w:id="0"/>
      <w:r w:rsidRPr="00E72B58">
        <w:rPr>
          <w:rFonts w:ascii="Times New Roman" w:eastAsia="Times New Roman" w:hAnsi="Times New Roman" w:cs="Times New Roman"/>
          <w:b/>
          <w:bCs/>
        </w:rPr>
        <w:t>Table 1</w:t>
      </w:r>
      <w:commentRangeEnd w:id="0"/>
      <w:r>
        <w:rPr>
          <w:rStyle w:val="CommentReference"/>
        </w:rPr>
        <w:commentReference w:id="0"/>
      </w:r>
      <w:r w:rsidRPr="00D417D1">
        <w:rPr>
          <w:rFonts w:ascii="Times New Roman" w:eastAsia="Times New Roman" w:hAnsi="Times New Roman" w:cs="Times New Roman"/>
        </w:rPr>
        <w:t>. List and description of deliverables with the status of each task.</w:t>
      </w:r>
    </w:p>
    <w:tbl>
      <w:tblPr>
        <w:tblW w:w="9120" w:type="dxa"/>
        <w:tblInd w:w="-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val="0600" w:firstRow="0" w:lastRow="0" w:firstColumn="0" w:lastColumn="0" w:noHBand="1" w:noVBand="1"/>
      </w:tblPr>
      <w:tblGrid>
        <w:gridCol w:w="2324"/>
        <w:gridCol w:w="3735"/>
        <w:gridCol w:w="3061"/>
      </w:tblGrid>
      <w:tr w:rsidR="00DB4792" w:rsidRPr="00D417D1" w14:paraId="318A0ECA" w14:textId="77777777" w:rsidTr="009D326B">
        <w:trPr>
          <w:trHeight w:val="320"/>
        </w:trPr>
        <w:tc>
          <w:tcPr>
            <w:tcW w:w="23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tcMar>
              <w:left w:w="30" w:type="dxa"/>
            </w:tcMar>
            <w:vAlign w:val="bottom"/>
          </w:tcPr>
          <w:p w14:paraId="78949809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Deliverable</w:t>
            </w:r>
          </w:p>
        </w:tc>
        <w:tc>
          <w:tcPr>
            <w:tcW w:w="3735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77998B53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Description</w:t>
            </w:r>
          </w:p>
        </w:tc>
        <w:tc>
          <w:tcPr>
            <w:tcW w:w="306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5882EB4F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Status</w:t>
            </w:r>
          </w:p>
        </w:tc>
      </w:tr>
      <w:tr w:rsidR="00DB4792" w:rsidRPr="00D417D1" w14:paraId="23E97F5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186634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1. Sequence and assemble a draft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melt genome + linkage map</w:t>
            </w:r>
          </w:p>
        </w:tc>
      </w:tr>
      <w:tr w:rsidR="00DB4792" w:rsidRPr="00D417D1" w14:paraId="02431AAD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FC637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1.1 </w:t>
            </w:r>
            <w:r>
              <w:rPr>
                <w:rFonts w:ascii="Times New Roman" w:eastAsia="Times New Roman" w:hAnsi="Times New Roman" w:cs="Times New Roman"/>
                <w:b/>
              </w:rPr>
              <w:t>Linked-read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(10X Genomics)</w:t>
            </w:r>
          </w:p>
        </w:tc>
      </w:tr>
      <w:tr w:rsidR="00DB4792" w:rsidRPr="00D417D1" w14:paraId="3FC6789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36312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acquisition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AD12B2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of male (M) and female (F)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75725F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567392D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C0DBA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5BFA66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10X Chromium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45F03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5C160FC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EC9A79D" w14:textId="77777777" w:rsidTr="009D326B">
        <w:trPr>
          <w:trHeight w:val="58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59E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CBA6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Illumina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NovaSeq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0B0E8F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6DE6800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1824254E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5930189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2D0C1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Supernova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4C34912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17B1B97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C36E9D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7E17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251CB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QC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6F41BB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7DD7D5E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1BDACF13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E4C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072AAA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tigmint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 correction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A09FA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96FF408" w14:textId="77777777" w:rsidTr="009D326B">
        <w:trPr>
          <w:trHeight w:val="580"/>
        </w:trPr>
        <w:tc>
          <w:tcPr>
            <w:tcW w:w="6059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</w:tcPr>
          <w:p w14:paraId="3446BA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1.2 </w:t>
            </w:r>
            <w:r>
              <w:rPr>
                <w:rFonts w:ascii="Times New Roman" w:eastAsia="Times New Roman" w:hAnsi="Times New Roman" w:cs="Times New Roman"/>
                <w:b/>
              </w:rPr>
              <w:t>Long-read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(PacBio)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F2F2F2"/>
          </w:tcPr>
          <w:p w14:paraId="1870C6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DB4792" w:rsidRPr="00D417D1" w14:paraId="6E6194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6F1B3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180BC4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2C3A3C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366F7ED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398E7B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082855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4340B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PacBio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157C1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completed</w:t>
            </w:r>
            <w:r w:rsidRPr="00C933E6">
              <w:rPr>
                <w:rFonts w:ascii="Times New Roman" w:eastAsia="Times New Roman" w:hAnsi="Times New Roman" w:cs="Times New Roman"/>
              </w:rPr>
              <w:t>,</w:t>
            </w:r>
          </w:p>
          <w:p w14:paraId="5046B4F4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0AAD845A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CAC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8B5DF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HiFi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44FF05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19C3E1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2EEE75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DBB164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53B5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Canu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F69E9A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3D355AF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736B937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8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95A73F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polishing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E1FC23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BF92D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01065A37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1.3 Hi-C Chromatin Conformation Capture &amp; Sequencing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(Phase Genomics)</w:t>
            </w:r>
          </w:p>
        </w:tc>
      </w:tr>
      <w:tr w:rsidR="00DB4792" w:rsidRPr="00D417D1" w14:paraId="5B906E51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706DE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7347C8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39AF3F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6A8DC37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completed</w:t>
            </w:r>
          </w:p>
        </w:tc>
      </w:tr>
      <w:tr w:rsidR="00DB4792" w:rsidRPr="00D417D1" w14:paraId="50387254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E4FB3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185FBA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Hi-C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C1499A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4D58516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084DE704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CF0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EC19A4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Deep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447B7D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1E6448E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4BBAD9FF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A44C2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0A9437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Salsa2 scaffolding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9E4DB3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2F33972B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DFA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15151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curation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6D688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C0E9C40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93B1E8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1.4 High-density linkage map</w:t>
            </w:r>
          </w:p>
        </w:tc>
      </w:tr>
      <w:tr w:rsidR="00DB4792" w:rsidRPr="00D417D1" w14:paraId="593F43F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78D051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SNP Discovery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809F66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13F0212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2D5BEF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B1FCD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Construction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E0A2F8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Construction of a linkage map using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HighMap</w:t>
            </w:r>
            <w:proofErr w:type="spellEnd"/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7CE5D1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494902F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D0B65B1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1.5 Map linked regions to reference genome</w:t>
            </w:r>
          </w:p>
        </w:tc>
      </w:tr>
      <w:tr w:rsidR="00DB4792" w:rsidRPr="00D417D1" w14:paraId="0CA1C85A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1041C3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Map regions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5BA68C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Align linked regions to genome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B537AF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451791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358FDE0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>Task 2. Estimate contemporary Ne using RAD-seq data &amp; draft genome</w:t>
            </w:r>
          </w:p>
        </w:tc>
      </w:tr>
      <w:tr w:rsidR="00DB4792" w:rsidRPr="00D417D1" w14:paraId="0063445B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54A606E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2.1 DNA collection and extraction</w:t>
            </w:r>
          </w:p>
        </w:tc>
      </w:tr>
      <w:tr w:rsidR="00DB4792" w:rsidRPr="00D417D1" w14:paraId="2C04CB6E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B41FD4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D9E32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28FDCF4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E81F82D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FCF42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92E868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68EBE28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C5D333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1541F57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B1ACF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E9A5CE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2EBA2C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4CF71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5C7BBDA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1E73D33E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2.2 Estimate Ne in BY2017, BY2018 and BY2019 cohorts</w:t>
            </w:r>
          </w:p>
        </w:tc>
      </w:tr>
      <w:tr w:rsidR="00DB4792" w:rsidRPr="00D417D1" w14:paraId="055DCC1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22778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382FE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Split, align and quality control all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992874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097C81DF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A6BB2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Estimation of Ne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0A1181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Temporal Ne</w:t>
            </w:r>
          </w:p>
          <w:p w14:paraId="0F24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LD Ne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76E9CA7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04A1C78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88EFB4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3. Domestication selection </w:t>
            </w:r>
          </w:p>
        </w:tc>
      </w:tr>
      <w:tr w:rsidR="00DB4792" w:rsidRPr="00D417D1" w14:paraId="4F93DC95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6330D5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3.1 Select individuals for RAD-seq analysis</w:t>
            </w:r>
          </w:p>
        </w:tc>
      </w:tr>
      <w:tr w:rsidR="00DB4792" w:rsidRPr="00D417D1" w14:paraId="1CDBE994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68224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Determine domestication index (DI)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9BA9EC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domestication index for each individual from each generation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76A877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D29D57C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B9C84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Group individuals based on their DI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E892D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three DI group: Low, medium and high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FAA8E8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C617E67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48EFE22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Determine recovery rate of each individual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35C469A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recovery rate of each individual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B162A4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948D99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33A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d. Group individuals based on their recovery rate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76CBA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two groups: Low and high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432E02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0F3C19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6ACF7D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lastRenderedPageBreak/>
              <w:t>Task 3.2 Preparation and sequencing of individuals</w:t>
            </w:r>
          </w:p>
        </w:tc>
      </w:tr>
      <w:tr w:rsidR="00DB4792" w:rsidRPr="00D417D1" w14:paraId="5289AC6E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4814A6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0FF13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1A498E0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39DCA6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6A8D6E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648EE5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6ECC06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A3194F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6A472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338816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CA1FC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40FCE1A" w14:textId="77777777" w:rsidTr="009D326B">
        <w:trPr>
          <w:trHeight w:val="44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4B2DB8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3.3 Population Genetic Analysis</w:t>
            </w:r>
          </w:p>
        </w:tc>
      </w:tr>
      <w:tr w:rsidR="00DB4792" w:rsidRPr="00D417D1" w14:paraId="012AAEB5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6293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268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De-multiplexing</w:t>
            </w:r>
          </w:p>
          <w:p w14:paraId="0BC2E70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Quality filtering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08C1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8A163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7CFA0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Identifying SNPs of domestication selection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685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Genotype calling</w:t>
            </w:r>
          </w:p>
          <w:p w14:paraId="25006ED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Fst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analysis between groups</w:t>
            </w:r>
            <w:r>
              <w:rPr>
                <w:rFonts w:ascii="Times New Roman" w:eastAsia="Times New Roman" w:hAnsi="Times New Roman" w:cs="Times New Roman"/>
              </w:rPr>
              <w:t xml:space="preserve"> with completed reference genome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B4CE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38313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0D83B5A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d. Association study</w:t>
            </w:r>
          </w:p>
          <w:p w14:paraId="10DC371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018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GWAS between DI and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934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FA03D1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687B7B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Task 4. Identification of sex specific markers</w:t>
            </w:r>
          </w:p>
        </w:tc>
      </w:tr>
      <w:tr w:rsidR="00DB4792" w:rsidRPr="00D417D1" w14:paraId="108E33A3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154E2D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4.1 Investigation of </w:t>
            </w:r>
            <w:r>
              <w:rPr>
                <w:rFonts w:ascii="Times New Roman" w:eastAsia="Times New Roman" w:hAnsi="Times New Roman" w:cs="Times New Roman"/>
                <w:b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melt genome</w:t>
            </w:r>
          </w:p>
        </w:tc>
      </w:tr>
      <w:tr w:rsidR="00DB4792" w:rsidRPr="00D417D1" w14:paraId="1901886C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A5FA12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1B6EE3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1DDE75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C3EB7AE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53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B0FEB4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QC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CC2E7AE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9447CE8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D1974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Identification of sex marker(s)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48E175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GWAS in M vs F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A21444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A9CD3E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D7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53D6EC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Depth comparison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0D01AB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592EC7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D7B7DB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Task 4.2 </w:t>
            </w:r>
            <w:proofErr w:type="spellStart"/>
            <w:r w:rsidRPr="00C933E6">
              <w:rPr>
                <w:rFonts w:ascii="Times New Roman" w:eastAsia="Times New Roman" w:hAnsi="Times New Roman" w:cs="Times New Roman"/>
                <w:b/>
              </w:rPr>
              <w:t>Fluidigm</w:t>
            </w:r>
            <w:proofErr w:type="spellEnd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assay creation</w:t>
            </w:r>
          </w:p>
        </w:tc>
      </w:tr>
      <w:tr w:rsidR="00DB4792" w:rsidRPr="00D417D1" w14:paraId="48DA3BF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086450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Submit sequences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1224E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Submit sex specific sequences to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Fluidigm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for SNP Type Assay design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51EC78D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7EC1EB0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73A96F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Validation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DBD883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Validation of SNP Assay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B1ECEB1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</w:tbl>
    <w:p w14:paraId="78621D3A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</w:p>
    <w:p w14:paraId="67082B5C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DCDAB97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2. </w:t>
      </w:r>
      <w:r>
        <w:rPr>
          <w:rFonts w:ascii="Times New Roman" w:eastAsia="Times New Roman" w:hAnsi="Times New Roman" w:cs="Times New Roman"/>
        </w:rPr>
        <w:t>Table of tissue type and storage method of sampled delta smelt from three different trips. Included are the names referred to in the text. T= trip, F= female, M=male, BM = back muscle, SC = scales, IO = internal organ, FF = flash frozen, and PG = propylene glycol.</w:t>
      </w:r>
    </w:p>
    <w:p w14:paraId="063CB69F" w14:textId="77777777" w:rsidR="00DB4792" w:rsidRPr="00D96AC9" w:rsidRDefault="00DB4792" w:rsidP="00DB4792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9120" w:type="dxa"/>
        <w:tblLayout w:type="fixed"/>
        <w:tblLook w:val="04A0" w:firstRow="1" w:lastRow="0" w:firstColumn="1" w:lastColumn="0" w:noHBand="0" w:noVBand="1"/>
      </w:tblPr>
      <w:tblGrid>
        <w:gridCol w:w="1289"/>
        <w:gridCol w:w="1265"/>
        <w:gridCol w:w="1857"/>
        <w:gridCol w:w="1549"/>
        <w:gridCol w:w="1860"/>
        <w:gridCol w:w="1300"/>
      </w:tblGrid>
      <w:tr w:rsidR="007872A2" w:rsidRPr="007872A2" w14:paraId="3B5DC794" w14:textId="77777777" w:rsidTr="00A42FA1">
        <w:trPr>
          <w:trHeight w:val="1040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EB026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Trip Number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16CFA1B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Sex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67B98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Sample Name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E96E45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Tissue Type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DC2A83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Storage Method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FBCDC5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Used for Sequencing</w:t>
            </w:r>
          </w:p>
        </w:tc>
      </w:tr>
      <w:tr w:rsidR="007872A2" w:rsidRPr="007872A2" w14:paraId="56AE4358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E47D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5E89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49475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1D38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D6F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09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12D21A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5A5B8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77FE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36E0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51E97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75BCD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B4D3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017F168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70B6C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2078C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C5988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A062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4BEBF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7B00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69DAB77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94CA7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2927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E8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11D6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F7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9091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349F3A2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7C95A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084425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293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120952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7C938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F5C6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A2C3841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431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AE211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399A7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E6EE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61B51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CBA1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1FB2CF7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71A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D3C1C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6364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FE0D0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786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F74A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A52DB70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B2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C74DC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F79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CEBA6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65F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4F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C03DB3F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937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79C6EF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5A6F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37FAC1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F8E28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A43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56BEADE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EF71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53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6D6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0059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3FE6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68E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C0063D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1E10A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72A85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2111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66B4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D9C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8AF7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E867ED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3E3E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4A43B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3E16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AE8C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236A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6617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20A02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BD62D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8680E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B850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FBC52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7079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AFB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EFB78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CA9D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FCADB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1350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CF8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7A28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3C31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F81D40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060A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9B44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4C8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13B4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BB1B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E7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838452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F2B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234CE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48DC4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3784C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CCE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2D37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405A05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251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6AB904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2F3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81730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693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E8F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69B1A3A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4161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2F97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F05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9A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29F9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866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8EA9BA9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0BE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EEB884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7E8C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0A042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25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CD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C911A1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2556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673DE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20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23FB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4168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A70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742FADD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2FC2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08AE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CCDF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1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F71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8E4E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4DADB9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ED4E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B5AECA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6704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D4B6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357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372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E5A22BE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7E6F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D4257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D0AC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82A2D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E27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6D8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DD7FF10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398F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3ECE5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687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T4M01_BM_FF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804F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40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AC0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C0557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107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5BD38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FD7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287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DF3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D043A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49540A50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9C142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BE903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7AF323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27716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75AE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851B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3FDC29CF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C3CB1AD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3F7944FD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3. </w:t>
      </w:r>
      <w:r>
        <w:rPr>
          <w:rFonts w:ascii="Times New Roman" w:eastAsia="Times New Roman" w:hAnsi="Times New Roman" w:cs="Times New Roman"/>
        </w:rPr>
        <w:t>Table of raw data sequencing statistics.</w:t>
      </w:r>
    </w:p>
    <w:p w14:paraId="2A588397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440"/>
        <w:gridCol w:w="2240"/>
        <w:gridCol w:w="576"/>
        <w:gridCol w:w="1399"/>
        <w:gridCol w:w="1260"/>
      </w:tblGrid>
      <w:tr w:rsidR="00DB4792" w:rsidRPr="00F77965" w14:paraId="5D515266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BCFDF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Technology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68AD5A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Company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CF126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013EC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Runs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D11CF9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Coverage</w:t>
            </w:r>
          </w:p>
        </w:tc>
      </w:tr>
      <w:tr w:rsidR="00DB4792" w:rsidRPr="00F77965" w14:paraId="44272DA3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2FA02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DE83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3008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978F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B123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120</w:t>
            </w:r>
          </w:p>
        </w:tc>
      </w:tr>
      <w:tr w:rsidR="00DB4792" w:rsidRPr="00F77965" w14:paraId="4827522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E95A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F7CBD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0F1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BBFB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B75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  <w:tr w:rsidR="00DB4792" w:rsidRPr="00F77965" w14:paraId="4456C80C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A24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A085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DC293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E4F4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3FE3" w14:textId="4E53F912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302CD6C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5535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C234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2246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A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B7CB" w14:textId="0687196F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6AFE278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7E5F5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DD02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7547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F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9B8D" w14:textId="07E76E66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576AF3D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EF51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DD3E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Arima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A04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DCA8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1A3A" w14:textId="548305F0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D1977F7" w14:textId="4D81ED30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0C75184B" w14:textId="03319E29" w:rsidR="009D326B" w:rsidRDefault="009D326B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18D451E" w14:textId="2EA3EFDD" w:rsidR="009D326B" w:rsidRDefault="009D326B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4. </w:t>
      </w:r>
      <w:r>
        <w:rPr>
          <w:rFonts w:ascii="Times" w:hAnsi="Times"/>
        </w:rPr>
        <w:t>Table of assembly steps with corresponding metrics.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1300"/>
        <w:gridCol w:w="1740"/>
        <w:gridCol w:w="1416"/>
        <w:gridCol w:w="1416"/>
      </w:tblGrid>
      <w:tr w:rsidR="002D3875" w:rsidRPr="002D3875" w14:paraId="056EA6CD" w14:textId="77777777" w:rsidTr="002D3875">
        <w:trPr>
          <w:trHeight w:val="340"/>
          <w:jc w:val="center"/>
        </w:trPr>
        <w:tc>
          <w:tcPr>
            <w:tcW w:w="1520" w:type="dxa"/>
            <w:shd w:val="clear" w:color="auto" w:fill="D9D9D9" w:themeFill="background1" w:themeFillShade="D9"/>
            <w:noWrap/>
            <w:hideMark/>
          </w:tcPr>
          <w:p w14:paraId="1E8B8327" w14:textId="57D18B91" w:rsidR="002D3875" w:rsidRPr="002D3875" w:rsidRDefault="00572F39" w:rsidP="002D3875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Software/</w:t>
            </w:r>
            <w:r w:rsidR="002D3875" w:rsidRPr="002D3875">
              <w:rPr>
                <w:rFonts w:ascii="Times" w:hAnsi="Times"/>
              </w:rPr>
              <w:t>Step</w:t>
            </w:r>
          </w:p>
        </w:tc>
        <w:tc>
          <w:tcPr>
            <w:tcW w:w="3040" w:type="dxa"/>
            <w:gridSpan w:val="2"/>
            <w:shd w:val="clear" w:color="auto" w:fill="D9D9D9" w:themeFill="background1" w:themeFillShade="D9"/>
            <w:noWrap/>
            <w:hideMark/>
          </w:tcPr>
          <w:p w14:paraId="69332AB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Metrics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6AFB57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Male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475E3D9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Female</w:t>
            </w:r>
          </w:p>
        </w:tc>
      </w:tr>
      <w:tr w:rsidR="002D3875" w:rsidRPr="002D3875" w14:paraId="22638404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0101B62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ipa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39B4D78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69BDDB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3390C67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353,581</w:t>
            </w:r>
          </w:p>
        </w:tc>
        <w:tc>
          <w:tcPr>
            <w:tcW w:w="1360" w:type="dxa"/>
            <w:noWrap/>
            <w:vAlign w:val="center"/>
            <w:hideMark/>
          </w:tcPr>
          <w:p w14:paraId="541AC7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418,614</w:t>
            </w:r>
          </w:p>
        </w:tc>
      </w:tr>
      <w:tr w:rsidR="002D3875" w:rsidRPr="002D3875" w14:paraId="5640075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ECC48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DF7AF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1CF34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BAC83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324</w:t>
            </w:r>
          </w:p>
        </w:tc>
        <w:tc>
          <w:tcPr>
            <w:tcW w:w="1360" w:type="dxa"/>
            <w:noWrap/>
            <w:vAlign w:val="center"/>
            <w:hideMark/>
          </w:tcPr>
          <w:p w14:paraId="1445D66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264</w:t>
            </w:r>
          </w:p>
        </w:tc>
      </w:tr>
      <w:tr w:rsidR="002D3875" w:rsidRPr="002D3875" w14:paraId="01843DD5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7167469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20CC7F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F60C5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E732C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2086</w:t>
            </w:r>
          </w:p>
        </w:tc>
        <w:tc>
          <w:tcPr>
            <w:tcW w:w="1360" w:type="dxa"/>
            <w:noWrap/>
            <w:vAlign w:val="center"/>
            <w:hideMark/>
          </w:tcPr>
          <w:p w14:paraId="4385DD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1805</w:t>
            </w:r>
          </w:p>
        </w:tc>
      </w:tr>
      <w:tr w:rsidR="002D3875" w:rsidRPr="002D3875" w14:paraId="53D3576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944C65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E7A70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6A46EC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3DEAC33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471,831,811</w:t>
            </w:r>
          </w:p>
        </w:tc>
        <w:tc>
          <w:tcPr>
            <w:tcW w:w="1360" w:type="dxa"/>
            <w:noWrap/>
            <w:vAlign w:val="center"/>
            <w:hideMark/>
          </w:tcPr>
          <w:p w14:paraId="724ECB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436,920,153</w:t>
            </w:r>
          </w:p>
        </w:tc>
      </w:tr>
      <w:tr w:rsidR="002D3875" w:rsidRPr="002D3875" w14:paraId="43372FE6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DCDD1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0BEA30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3248108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1AF22D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  <w:tc>
          <w:tcPr>
            <w:tcW w:w="1360" w:type="dxa"/>
            <w:noWrap/>
            <w:vAlign w:val="center"/>
            <w:hideMark/>
          </w:tcPr>
          <w:p w14:paraId="06D8B8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89.00%</w:t>
            </w:r>
          </w:p>
        </w:tc>
      </w:tr>
      <w:tr w:rsidR="002D3875" w:rsidRPr="002D3875" w14:paraId="42D3D85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355BB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50BD75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51F5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1D51C2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79.50%</w:t>
            </w:r>
          </w:p>
        </w:tc>
        <w:tc>
          <w:tcPr>
            <w:tcW w:w="1360" w:type="dxa"/>
            <w:noWrap/>
            <w:vAlign w:val="center"/>
            <w:hideMark/>
          </w:tcPr>
          <w:p w14:paraId="648E51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87.40%</w:t>
            </w:r>
          </w:p>
        </w:tc>
      </w:tr>
      <w:tr w:rsidR="002D3875" w:rsidRPr="002D3875" w14:paraId="08A2EF5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04C7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623360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FDD2D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32CF14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8.50%</w:t>
            </w:r>
          </w:p>
        </w:tc>
        <w:tc>
          <w:tcPr>
            <w:tcW w:w="1360" w:type="dxa"/>
            <w:noWrap/>
            <w:vAlign w:val="center"/>
            <w:hideMark/>
          </w:tcPr>
          <w:p w14:paraId="0E30FE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37AE9A4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6DC4E7A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5F890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BBDB8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586090E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  <w:tc>
          <w:tcPr>
            <w:tcW w:w="1360" w:type="dxa"/>
            <w:noWrap/>
            <w:vAlign w:val="center"/>
            <w:hideMark/>
          </w:tcPr>
          <w:p w14:paraId="0BA443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</w:tr>
      <w:tr w:rsidR="002D3875" w:rsidRPr="002D3875" w14:paraId="5914AFA3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4061763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scaff10x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760160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2DD2337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740C8B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1,188,596</w:t>
            </w:r>
          </w:p>
        </w:tc>
        <w:tc>
          <w:tcPr>
            <w:tcW w:w="1360" w:type="dxa"/>
            <w:noWrap/>
            <w:vAlign w:val="center"/>
            <w:hideMark/>
          </w:tcPr>
          <w:p w14:paraId="205788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1,392,224</w:t>
            </w:r>
          </w:p>
        </w:tc>
      </w:tr>
      <w:tr w:rsidR="002D3875" w:rsidRPr="002D3875" w14:paraId="2109B57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9A2E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A659C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729EA6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5E1310C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106</w:t>
            </w:r>
          </w:p>
        </w:tc>
        <w:tc>
          <w:tcPr>
            <w:tcW w:w="1360" w:type="dxa"/>
            <w:noWrap/>
            <w:vAlign w:val="center"/>
            <w:hideMark/>
          </w:tcPr>
          <w:p w14:paraId="1C771FB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</w:t>
            </w:r>
          </w:p>
        </w:tc>
      </w:tr>
      <w:tr w:rsidR="002D3875" w:rsidRPr="002D3875" w14:paraId="0B8BFC0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C841A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2F4EE4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965067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43B698D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1106</w:t>
            </w:r>
          </w:p>
        </w:tc>
        <w:tc>
          <w:tcPr>
            <w:tcW w:w="1360" w:type="dxa"/>
            <w:noWrap/>
            <w:vAlign w:val="center"/>
            <w:hideMark/>
          </w:tcPr>
          <w:p w14:paraId="4F1249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1012</w:t>
            </w:r>
          </w:p>
        </w:tc>
      </w:tr>
      <w:tr w:rsidR="002D3875" w:rsidRPr="002D3875" w14:paraId="7C957E1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44FB91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17C4B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859CA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17AF421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471,929,811</w:t>
            </w:r>
          </w:p>
        </w:tc>
        <w:tc>
          <w:tcPr>
            <w:tcW w:w="1360" w:type="dxa"/>
            <w:noWrap/>
            <w:vAlign w:val="center"/>
            <w:hideMark/>
          </w:tcPr>
          <w:p w14:paraId="39869F2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436,999,453</w:t>
            </w:r>
          </w:p>
        </w:tc>
      </w:tr>
      <w:tr w:rsidR="002D3875" w:rsidRPr="002D3875" w14:paraId="5C35B7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E1395D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06856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5DCF820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7CBC1AD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88.50%</w:t>
            </w:r>
          </w:p>
        </w:tc>
        <w:tc>
          <w:tcPr>
            <w:tcW w:w="1360" w:type="dxa"/>
            <w:noWrap/>
            <w:vAlign w:val="center"/>
            <w:hideMark/>
          </w:tcPr>
          <w:p w14:paraId="575E6AD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85.90%</w:t>
            </w:r>
          </w:p>
        </w:tc>
      </w:tr>
      <w:tr w:rsidR="002D3875" w:rsidRPr="002D3875" w14:paraId="30E844E4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3DD3E8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9B3EB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65A90A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0B6C466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53D517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84.40%</w:t>
            </w:r>
          </w:p>
        </w:tc>
      </w:tr>
      <w:tr w:rsidR="002D3875" w:rsidRPr="002D3875" w14:paraId="16407FD1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9A7A33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F2E2EC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9C57D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868D4F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8.00%</w:t>
            </w:r>
          </w:p>
        </w:tc>
        <w:tc>
          <w:tcPr>
            <w:tcW w:w="1360" w:type="dxa"/>
            <w:noWrap/>
            <w:vAlign w:val="center"/>
            <w:hideMark/>
          </w:tcPr>
          <w:p w14:paraId="58BE43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4B5F862C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4374288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A4488D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422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0E801E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640C6A8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3.10%</w:t>
            </w:r>
          </w:p>
        </w:tc>
      </w:tr>
      <w:tr w:rsidR="002D3875" w:rsidRPr="002D3875" w14:paraId="771701DE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2AAB2A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SALSA2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038EA0B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11B7E0C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5637C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2,749,144</w:t>
            </w:r>
          </w:p>
        </w:tc>
        <w:tc>
          <w:tcPr>
            <w:tcW w:w="1360" w:type="dxa"/>
            <w:noWrap/>
            <w:vAlign w:val="center"/>
            <w:hideMark/>
          </w:tcPr>
          <w:p w14:paraId="363054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4,383,157</w:t>
            </w:r>
          </w:p>
        </w:tc>
      </w:tr>
      <w:tr w:rsidR="002D3875" w:rsidRPr="002D3875" w14:paraId="21915AD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8AFAA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61D2BB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822F2E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6FCC950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38</w:t>
            </w:r>
          </w:p>
        </w:tc>
        <w:tc>
          <w:tcPr>
            <w:tcW w:w="1360" w:type="dxa"/>
            <w:noWrap/>
            <w:vAlign w:val="center"/>
            <w:hideMark/>
          </w:tcPr>
          <w:p w14:paraId="167F028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</w:t>
            </w:r>
          </w:p>
        </w:tc>
      </w:tr>
      <w:tr w:rsidR="002D3875" w:rsidRPr="002D3875" w14:paraId="49E2FCD7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057143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7AE821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CC110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25ADA87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705</w:t>
            </w:r>
          </w:p>
        </w:tc>
        <w:tc>
          <w:tcPr>
            <w:tcW w:w="1360" w:type="dxa"/>
            <w:noWrap/>
            <w:vAlign w:val="center"/>
            <w:hideMark/>
          </w:tcPr>
          <w:p w14:paraId="1225A97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515</w:t>
            </w:r>
          </w:p>
        </w:tc>
      </w:tr>
      <w:tr w:rsidR="002D3875" w:rsidRPr="002D3875" w14:paraId="1D87EE20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40AB04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91A5EE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3B791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0446230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472,145,811</w:t>
            </w:r>
          </w:p>
        </w:tc>
        <w:tc>
          <w:tcPr>
            <w:tcW w:w="1360" w:type="dxa"/>
            <w:noWrap/>
            <w:vAlign w:val="center"/>
            <w:hideMark/>
          </w:tcPr>
          <w:p w14:paraId="11B9BCA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437,264,453</w:t>
            </w:r>
          </w:p>
        </w:tc>
      </w:tr>
      <w:tr w:rsidR="002D3875" w:rsidRPr="002D3875" w14:paraId="319E8C7E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2C6FAB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68D4E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160636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0755EB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88.20%</w:t>
            </w:r>
          </w:p>
        </w:tc>
        <w:tc>
          <w:tcPr>
            <w:tcW w:w="1360" w:type="dxa"/>
            <w:noWrap/>
            <w:vAlign w:val="center"/>
            <w:hideMark/>
          </w:tcPr>
          <w:p w14:paraId="06316FE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89.50%</w:t>
            </w:r>
          </w:p>
        </w:tc>
      </w:tr>
      <w:tr w:rsidR="002D3875" w:rsidRPr="002D3875" w14:paraId="6F80B4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A8091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15F3E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DDC68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6BB0C97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782CF3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</w:tr>
      <w:tr w:rsidR="002D3875" w:rsidRPr="002D3875" w14:paraId="406CD8DF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A93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229504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5F960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3AF03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7.70%</w:t>
            </w:r>
          </w:p>
        </w:tc>
        <w:tc>
          <w:tcPr>
            <w:tcW w:w="1360" w:type="dxa"/>
            <w:noWrap/>
            <w:vAlign w:val="center"/>
            <w:hideMark/>
          </w:tcPr>
          <w:p w14:paraId="2DD0DAF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655B108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2AC8C4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3189C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31E56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1F3B9F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4D698D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  <w:tr w:rsidR="002D3875" w:rsidRPr="002D3875" w14:paraId="1842D86F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719608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chromonomer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23E125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0F6B11C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1996D5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12,200,365</w:t>
            </w:r>
          </w:p>
        </w:tc>
        <w:tc>
          <w:tcPr>
            <w:tcW w:w="1360" w:type="dxa"/>
            <w:noWrap/>
            <w:vAlign w:val="center"/>
            <w:hideMark/>
          </w:tcPr>
          <w:p w14:paraId="4A862B9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14,850,352</w:t>
            </w:r>
          </w:p>
        </w:tc>
      </w:tr>
      <w:tr w:rsidR="002D3875" w:rsidRPr="002D3875" w14:paraId="7D2164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775E3F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0B7D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8A0EB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07624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15</w:t>
            </w:r>
          </w:p>
        </w:tc>
        <w:tc>
          <w:tcPr>
            <w:tcW w:w="1360" w:type="dxa"/>
            <w:noWrap/>
            <w:vAlign w:val="center"/>
            <w:hideMark/>
          </w:tcPr>
          <w:p w14:paraId="6F67D34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13</w:t>
            </w:r>
          </w:p>
        </w:tc>
      </w:tr>
      <w:tr w:rsidR="002D3875" w:rsidRPr="002D3875" w14:paraId="43125C1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509DF2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6C2034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C04922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66800C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549</w:t>
            </w:r>
          </w:p>
        </w:tc>
        <w:tc>
          <w:tcPr>
            <w:tcW w:w="1360" w:type="dxa"/>
            <w:noWrap/>
            <w:vAlign w:val="center"/>
            <w:hideMark/>
          </w:tcPr>
          <w:p w14:paraId="2EF333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376</w:t>
            </w:r>
          </w:p>
        </w:tc>
      </w:tr>
      <w:tr w:rsidR="002D3875" w:rsidRPr="002D3875" w14:paraId="03BBBC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26311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DADE71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38666F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4629123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472,157,411</w:t>
            </w:r>
          </w:p>
        </w:tc>
        <w:tc>
          <w:tcPr>
            <w:tcW w:w="1360" w:type="dxa"/>
            <w:noWrap/>
            <w:vAlign w:val="center"/>
            <w:hideMark/>
          </w:tcPr>
          <w:p w14:paraId="30AD4EF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437,273,953</w:t>
            </w:r>
          </w:p>
        </w:tc>
      </w:tr>
      <w:tr w:rsidR="002D3875" w:rsidRPr="002D3875" w14:paraId="438E2AC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B8E1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5F679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7B981E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5E5F9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88.40%</w:t>
            </w:r>
          </w:p>
        </w:tc>
        <w:tc>
          <w:tcPr>
            <w:tcW w:w="1360" w:type="dxa"/>
            <w:noWrap/>
            <w:vAlign w:val="center"/>
            <w:hideMark/>
          </w:tcPr>
          <w:p w14:paraId="32961A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89.30%</w:t>
            </w:r>
          </w:p>
        </w:tc>
      </w:tr>
      <w:tr w:rsidR="002D3875" w:rsidRPr="002D3875" w14:paraId="3D8C73AB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00C9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E83371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AE55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5AE8C3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81.20%</w:t>
            </w:r>
          </w:p>
        </w:tc>
        <w:tc>
          <w:tcPr>
            <w:tcW w:w="1360" w:type="dxa"/>
            <w:noWrap/>
            <w:vAlign w:val="center"/>
            <w:hideMark/>
          </w:tcPr>
          <w:p w14:paraId="2EACFDA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87.70%</w:t>
            </w:r>
          </w:p>
        </w:tc>
      </w:tr>
      <w:tr w:rsidR="002D3875" w:rsidRPr="002D3875" w14:paraId="698B30D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03E4C3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0FE1B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F7737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0B9DAE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7.20%</w:t>
            </w:r>
          </w:p>
        </w:tc>
        <w:tc>
          <w:tcPr>
            <w:tcW w:w="1360" w:type="dxa"/>
            <w:noWrap/>
            <w:vAlign w:val="center"/>
            <w:hideMark/>
          </w:tcPr>
          <w:p w14:paraId="3B488E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09CF4CBE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1BDE55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B8765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443C30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469CE2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1.00%</w:t>
            </w:r>
          </w:p>
        </w:tc>
        <w:tc>
          <w:tcPr>
            <w:tcW w:w="1360" w:type="dxa"/>
            <w:noWrap/>
            <w:vAlign w:val="center"/>
            <w:hideMark/>
          </w:tcPr>
          <w:p w14:paraId="0B9C64A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</w:tbl>
    <w:p w14:paraId="77841C5E" w14:textId="77777777" w:rsidR="002D3875" w:rsidRPr="009D326B" w:rsidRDefault="002D3875" w:rsidP="00DB4792">
      <w:pPr>
        <w:rPr>
          <w:rFonts w:ascii="Times" w:hAnsi="Times"/>
        </w:rPr>
      </w:pPr>
    </w:p>
    <w:p w14:paraId="151C180C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1D34B9D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5208BC45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58294F7" w14:textId="77777777" w:rsidR="00572F39" w:rsidRDefault="00B54A60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t xml:space="preserve">Table 5.  </w:t>
      </w:r>
      <w:r>
        <w:rPr>
          <w:rFonts w:ascii="Times" w:hAnsi="Times"/>
        </w:rPr>
        <w:t>Chromosome counts of delta smelt (</w:t>
      </w:r>
      <w:proofErr w:type="spellStart"/>
      <w:r>
        <w:rPr>
          <w:rFonts w:ascii="Times" w:hAnsi="Times"/>
          <w:i/>
          <w:iCs/>
        </w:rPr>
        <w:t>Hypomesus</w:t>
      </w:r>
      <w:proofErr w:type="spellEnd"/>
      <w:r>
        <w:rPr>
          <w:rFonts w:ascii="Times" w:hAnsi="Times"/>
          <w:i/>
          <w:iCs/>
        </w:rPr>
        <w:t xml:space="preserve"> </w:t>
      </w:r>
      <w:proofErr w:type="spellStart"/>
      <w:r>
        <w:rPr>
          <w:rFonts w:ascii="Times" w:hAnsi="Times"/>
          <w:i/>
          <w:iCs/>
        </w:rPr>
        <w:t>transpacficus</w:t>
      </w:r>
      <w:proofErr w:type="spellEnd"/>
      <w:r>
        <w:rPr>
          <w:rFonts w:ascii="Times" w:hAnsi="Times"/>
        </w:rPr>
        <w:t xml:space="preserve">) </w:t>
      </w:r>
      <w:proofErr w:type="spellStart"/>
      <w:r>
        <w:rPr>
          <w:rFonts w:ascii="Times" w:hAnsi="Times"/>
        </w:rPr>
        <w:t>inidicated</w:t>
      </w:r>
      <w:proofErr w:type="spellEnd"/>
      <w:r>
        <w:rPr>
          <w:rFonts w:ascii="Times" w:hAnsi="Times"/>
        </w:rPr>
        <w:t xml:space="preserve"> 2n diploid number is 56 </w:t>
      </w:r>
    </w:p>
    <w:tbl>
      <w:tblPr>
        <w:tblpPr w:leftFromText="180" w:rightFromText="180" w:vertAnchor="page" w:horzAnchor="page" w:tblpX="2822" w:tblpY="3058"/>
        <w:tblW w:w="4361" w:type="dxa"/>
        <w:tblLook w:val="04A0" w:firstRow="1" w:lastRow="0" w:firstColumn="1" w:lastColumn="0" w:noHBand="0" w:noVBand="1"/>
      </w:tblPr>
      <w:tblGrid>
        <w:gridCol w:w="1714"/>
        <w:gridCol w:w="276"/>
        <w:gridCol w:w="460"/>
        <w:gridCol w:w="460"/>
        <w:gridCol w:w="460"/>
        <w:gridCol w:w="763"/>
        <w:gridCol w:w="271"/>
      </w:tblGrid>
      <w:tr w:rsidR="00572F39" w:rsidRPr="00100E83" w14:paraId="230A41D3" w14:textId="77777777" w:rsidTr="00572F39">
        <w:trPr>
          <w:trHeight w:val="9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FB25A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29DAD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D7A7E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10E6F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63B04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6EB304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4D679C5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E83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572F39" w:rsidRPr="00100E83" w14:paraId="6177CFE6" w14:textId="77777777" w:rsidTr="00572F39">
        <w:trPr>
          <w:trHeight w:val="285"/>
        </w:trPr>
        <w:tc>
          <w:tcPr>
            <w:tcW w:w="171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C0B86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2n Count:</w:t>
            </w:r>
          </w:p>
        </w:tc>
        <w:tc>
          <w:tcPr>
            <w:tcW w:w="271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305A6" w14:textId="77777777" w:rsidR="00572F39" w:rsidRPr="00572F39" w:rsidRDefault="00572F39" w:rsidP="00572F39">
            <w:pPr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C6F5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86C17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7A87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56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7A57A03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 xml:space="preserve">Total # Cells 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6CC1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572F39" w:rsidRPr="00100E83" w14:paraId="26E28E35" w14:textId="77777777" w:rsidTr="00572F39">
        <w:trPr>
          <w:trHeight w:val="28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6F95B4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# Cells: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A7D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9DEA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1869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5E7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15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F1C4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18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D3AF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2F39" w:rsidRPr="00100E83" w14:paraId="1FD02D89" w14:textId="77777777" w:rsidTr="00572F39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527B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72C1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4143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8B7AE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EB7A6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3CCB6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12F4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72F39" w:rsidRPr="00100E83" w14:paraId="3FCF171C" w14:textId="77777777" w:rsidTr="00572F39">
        <w:trPr>
          <w:trHeight w:val="253"/>
        </w:trPr>
        <w:tc>
          <w:tcPr>
            <w:tcW w:w="40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99B8" w14:textId="77777777" w:rsidR="00572F39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  <w:p w14:paraId="6C818B7F" w14:textId="77777777" w:rsidR="00572F39" w:rsidRPr="00100E83" w:rsidRDefault="00572F39" w:rsidP="001D12B7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7DA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51C21C3" w14:textId="78D33B20" w:rsidR="00572F39" w:rsidRDefault="00572F39" w:rsidP="00DB4792">
      <w:pPr>
        <w:rPr>
          <w:rFonts w:ascii="Times" w:hAnsi="Times"/>
          <w:b/>
          <w:bCs/>
          <w:u w:val="single"/>
        </w:rPr>
      </w:pPr>
    </w:p>
    <w:p w14:paraId="5A904311" w14:textId="6B69DA89" w:rsidR="00572F39" w:rsidRDefault="00572F39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ED51A97" w14:textId="7CCCEF46" w:rsidR="001D12B7" w:rsidRDefault="001D12B7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6. </w:t>
      </w:r>
      <w:r>
        <w:rPr>
          <w:rFonts w:ascii="Times" w:hAnsi="Times"/>
        </w:rPr>
        <w:t xml:space="preserve">Distribution of the total samples acquired for effective population size estimations. 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800"/>
        <w:gridCol w:w="1800"/>
      </w:tblGrid>
      <w:tr w:rsidR="001D12B7" w:rsidRPr="00F77965" w14:paraId="64853F0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A1FF1B" w14:textId="297BF6DC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Year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2F4560" w14:textId="0EB1EE77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Individuals</w:t>
            </w:r>
          </w:p>
        </w:tc>
      </w:tr>
      <w:tr w:rsidR="001C1AF9" w:rsidRPr="00F77965" w14:paraId="7AA87D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FD080" w14:textId="31827AE0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65070" w14:textId="235883A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9</w:t>
            </w:r>
          </w:p>
        </w:tc>
      </w:tr>
      <w:tr w:rsidR="001C1AF9" w:rsidRPr="00F77965" w14:paraId="027EEFED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E11C3" w14:textId="14CB618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0613A" w14:textId="3EE9B13B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74</w:t>
            </w:r>
          </w:p>
        </w:tc>
      </w:tr>
      <w:tr w:rsidR="001C1AF9" w:rsidRPr="00F77965" w14:paraId="50244A7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C70254" w14:textId="2C9BA558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5F852" w14:textId="1906D9F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111</w:t>
            </w:r>
          </w:p>
        </w:tc>
      </w:tr>
      <w:tr w:rsidR="001C1AF9" w:rsidRPr="00F77965" w14:paraId="2239A77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4987A2" w14:textId="57AF8EE4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79FC8" w14:textId="7F5BD1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65</w:t>
            </w:r>
          </w:p>
        </w:tc>
      </w:tr>
      <w:tr w:rsidR="001C1AF9" w:rsidRPr="00F77965" w14:paraId="4AA75CF1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ADBC6" w14:textId="5FC6BE07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FBF" w14:textId="2921CA41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126</w:t>
            </w:r>
          </w:p>
        </w:tc>
      </w:tr>
      <w:tr w:rsidR="001C1AF9" w:rsidRPr="00F77965" w14:paraId="3BA360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A55921" w14:textId="322F542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DBF5E" w14:textId="208258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45</w:t>
            </w:r>
          </w:p>
        </w:tc>
      </w:tr>
      <w:tr w:rsidR="001C1AF9" w:rsidRPr="00F77965" w14:paraId="60C9A624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5C46DCA" w14:textId="34B409FF" w:rsidR="001C1AF9" w:rsidRPr="00FA7D76" w:rsidRDefault="001C1AF9" w:rsidP="001C1AF9">
            <w:pPr>
              <w:jc w:val="center"/>
            </w:pPr>
            <w:r w:rsidRPr="00C03AF8">
              <w:t>2000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9427DA" w14:textId="1F13641A" w:rsidR="001C1AF9" w:rsidRPr="00FA7D76" w:rsidRDefault="001C1AF9" w:rsidP="001C1AF9">
            <w:pPr>
              <w:jc w:val="center"/>
            </w:pPr>
            <w:r>
              <w:t>5</w:t>
            </w:r>
          </w:p>
        </w:tc>
      </w:tr>
      <w:tr w:rsidR="001C1AF9" w:rsidRPr="00F77965" w14:paraId="3D81985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2F7AC03" w14:textId="10D5DFFC" w:rsidR="001C1AF9" w:rsidRPr="00FA7D76" w:rsidRDefault="001C1AF9" w:rsidP="001C1AF9">
            <w:pPr>
              <w:jc w:val="center"/>
            </w:pPr>
            <w:r w:rsidRPr="00C03AF8">
              <w:t>2002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65903" w14:textId="3A97C44C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33A494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BE09B0" w14:textId="76F29CFD" w:rsidR="001C1AF9" w:rsidRPr="00FA7D76" w:rsidRDefault="001C1AF9" w:rsidP="001C1AF9">
            <w:pPr>
              <w:jc w:val="center"/>
            </w:pPr>
            <w:r w:rsidRPr="00C03AF8">
              <w:t>2004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393B4B" w14:textId="624CED63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6C7D84F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BEC3251" w14:textId="7053AF86" w:rsidR="001C1AF9" w:rsidRPr="00FA7D76" w:rsidRDefault="001C1AF9" w:rsidP="001C1AF9">
            <w:pPr>
              <w:jc w:val="center"/>
            </w:pPr>
            <w:r w:rsidRPr="00C03AF8">
              <w:t>2006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471C5" w14:textId="153139BA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19FE52B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63791C" w14:textId="6563B0DA" w:rsidR="001C1AF9" w:rsidRPr="00FA7D76" w:rsidRDefault="001C1AF9" w:rsidP="001C1AF9">
            <w:pPr>
              <w:jc w:val="center"/>
            </w:pPr>
            <w:r w:rsidRPr="00C03AF8">
              <w:t>2007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9A5E6" w14:textId="04695738" w:rsidR="001C1AF9" w:rsidRPr="00FA7D76" w:rsidRDefault="001C1AF9" w:rsidP="001C1AF9">
            <w:pPr>
              <w:jc w:val="center"/>
            </w:pPr>
            <w:r>
              <w:t>1</w:t>
            </w:r>
          </w:p>
        </w:tc>
      </w:tr>
      <w:tr w:rsidR="001C1AF9" w:rsidRPr="00F77965" w14:paraId="41B68C99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B8922B" w14:textId="4162423E" w:rsidR="001C1AF9" w:rsidRPr="00FA7D76" w:rsidRDefault="001C1AF9" w:rsidP="001C1AF9">
            <w:pPr>
              <w:jc w:val="center"/>
            </w:pPr>
            <w:r w:rsidRPr="00C03AF8">
              <w:t>2008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3EBBC7" w14:textId="59CA143F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E306DD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33C921E" w14:textId="59F90BFB" w:rsidR="001C1AF9" w:rsidRPr="00FA7D76" w:rsidRDefault="001C1AF9" w:rsidP="001C1AF9">
            <w:pPr>
              <w:jc w:val="center"/>
            </w:pPr>
            <w:r w:rsidRPr="00C03AF8">
              <w:t>2009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20BEE" w14:textId="6B61A633" w:rsidR="001C1AF9" w:rsidRPr="00FA7D76" w:rsidRDefault="001C1AF9" w:rsidP="001C1AF9">
            <w:pPr>
              <w:jc w:val="center"/>
            </w:pPr>
            <w:r>
              <w:t>183</w:t>
            </w:r>
          </w:p>
        </w:tc>
      </w:tr>
      <w:tr w:rsidR="001C1AF9" w:rsidRPr="00F77965" w14:paraId="5730B088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C2FE66" w14:textId="35056431" w:rsidR="001C1AF9" w:rsidRPr="00FA7D76" w:rsidRDefault="001C1AF9" w:rsidP="001C1AF9">
            <w:pPr>
              <w:jc w:val="center"/>
            </w:pPr>
            <w:r w:rsidRPr="00C03AF8">
              <w:t>2010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E2BB1A" w14:textId="30293A8E" w:rsidR="001C1AF9" w:rsidRPr="00FA7D76" w:rsidRDefault="001C1AF9" w:rsidP="001C1AF9">
            <w:pPr>
              <w:jc w:val="center"/>
            </w:pPr>
            <w:r>
              <w:t>35</w:t>
            </w:r>
          </w:p>
        </w:tc>
      </w:tr>
      <w:tr w:rsidR="001C1AF9" w:rsidRPr="00F77965" w14:paraId="71AB4B5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F13451" w14:textId="274F8795" w:rsidR="001C1AF9" w:rsidRPr="00FA7D76" w:rsidRDefault="001C1AF9" w:rsidP="001C1AF9">
            <w:pPr>
              <w:jc w:val="center"/>
            </w:pPr>
            <w:r w:rsidRPr="00C03AF8">
              <w:t>2011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6111D" w14:textId="4A58B41A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01229672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3773A13" w14:textId="7936FCA1" w:rsidR="001C1AF9" w:rsidRPr="00FA7D76" w:rsidRDefault="001C1AF9" w:rsidP="001C1AF9">
            <w:pPr>
              <w:jc w:val="center"/>
            </w:pPr>
            <w:r w:rsidRPr="00C03AF8">
              <w:t>2012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45236" w14:textId="4E9FA9FD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F95100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F24911" w14:textId="423A1872" w:rsidR="001C1AF9" w:rsidRPr="00FA7D76" w:rsidRDefault="001C1AF9" w:rsidP="001C1AF9">
            <w:pPr>
              <w:jc w:val="center"/>
            </w:pPr>
            <w:r w:rsidRPr="00C03AF8">
              <w:t>2013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A9439" w14:textId="5B083DAC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2C7D6313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55ED1" w14:textId="30BFA60E" w:rsidR="001C1AF9" w:rsidRPr="00FA7D76" w:rsidRDefault="001C1AF9" w:rsidP="001C1AF9">
            <w:pPr>
              <w:jc w:val="center"/>
            </w:pPr>
            <w:r w:rsidRPr="00C03AF8">
              <w:t>2014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DF42F" w14:textId="3762BFD3" w:rsidR="001C1AF9" w:rsidRPr="00FA7D76" w:rsidRDefault="001C1AF9" w:rsidP="001C1AF9">
            <w:pPr>
              <w:jc w:val="center"/>
            </w:pPr>
            <w:r>
              <w:t>217</w:t>
            </w:r>
          </w:p>
        </w:tc>
      </w:tr>
      <w:tr w:rsidR="001C1AF9" w:rsidRPr="00F77965" w14:paraId="031570A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14EABFD" w14:textId="4435C56B" w:rsidR="001C1AF9" w:rsidRPr="00FA7D76" w:rsidRDefault="001C1AF9" w:rsidP="001C1AF9">
            <w:pPr>
              <w:jc w:val="center"/>
            </w:pPr>
            <w:r w:rsidRPr="00C03AF8">
              <w:t>2015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BDE3" w14:textId="2BABED10" w:rsidR="001C1AF9" w:rsidRPr="00FA7D76" w:rsidRDefault="001C1AF9" w:rsidP="001C1AF9">
            <w:pPr>
              <w:jc w:val="center"/>
            </w:pPr>
            <w:r>
              <w:t>108</w:t>
            </w:r>
          </w:p>
        </w:tc>
      </w:tr>
      <w:tr w:rsidR="001C1AF9" w:rsidRPr="00F77965" w14:paraId="60CC8E3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907410" w14:textId="79C6BFB1" w:rsidR="001C1AF9" w:rsidRPr="00FA7D76" w:rsidRDefault="001C1AF9" w:rsidP="001C1AF9">
            <w:pPr>
              <w:jc w:val="center"/>
            </w:pPr>
            <w:r w:rsidRPr="00C03AF8">
              <w:t>2016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149E5" w14:textId="20E1196E" w:rsidR="001C1AF9" w:rsidRPr="00FA7D76" w:rsidRDefault="001C1AF9" w:rsidP="001C1AF9">
            <w:pPr>
              <w:jc w:val="center"/>
            </w:pPr>
            <w:r>
              <w:t>83</w:t>
            </w:r>
          </w:p>
        </w:tc>
      </w:tr>
      <w:tr w:rsidR="001C1AF9" w:rsidRPr="00F77965" w14:paraId="01FD1B1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798EE8" w14:textId="2DF07CE3" w:rsidR="001C1AF9" w:rsidRPr="00FA7D76" w:rsidRDefault="001C1AF9" w:rsidP="001C1AF9">
            <w:pPr>
              <w:jc w:val="center"/>
            </w:pPr>
            <w:r w:rsidRPr="00C03AF8">
              <w:t>2017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16C85" w14:textId="47B35D7A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5544B290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604DCA1" w14:textId="0F5CBBF0" w:rsidR="001C1AF9" w:rsidRPr="00FA7D76" w:rsidRDefault="001C1AF9" w:rsidP="001C1AF9">
            <w:pPr>
              <w:jc w:val="center"/>
            </w:pPr>
            <w:r w:rsidRPr="00C03AF8">
              <w:t>2018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D856E" w14:textId="2F5F457C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65410BF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78323D7" w14:textId="3F24A97C" w:rsidR="001C1AF9" w:rsidRPr="00FA7D76" w:rsidRDefault="001C1AF9" w:rsidP="001C1AF9">
            <w:pPr>
              <w:jc w:val="center"/>
            </w:pPr>
            <w:r w:rsidRPr="00C03AF8">
              <w:t>2019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98D570" w14:textId="435DAE05" w:rsidR="001C1AF9" w:rsidRPr="00FA7D76" w:rsidRDefault="001C1AF9" w:rsidP="001C1AF9">
            <w:pPr>
              <w:jc w:val="center"/>
            </w:pPr>
            <w:r>
              <w:t>147</w:t>
            </w:r>
          </w:p>
        </w:tc>
      </w:tr>
      <w:tr w:rsidR="001C1AF9" w:rsidRPr="00F77965" w14:paraId="3C32919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B75F51B" w14:textId="58A71DBA" w:rsidR="001C1AF9" w:rsidRPr="00FA7D76" w:rsidRDefault="001C1AF9" w:rsidP="001C1AF9">
            <w:pPr>
              <w:jc w:val="center"/>
            </w:pPr>
            <w:r w:rsidRPr="00C03AF8">
              <w:t>2020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82C26" w14:textId="264F7CE0" w:rsidR="001C1AF9" w:rsidRPr="00FA7D76" w:rsidRDefault="001C1AF9" w:rsidP="001C1AF9">
            <w:pPr>
              <w:jc w:val="center"/>
            </w:pPr>
            <w:r>
              <w:t>66</w:t>
            </w:r>
          </w:p>
        </w:tc>
      </w:tr>
    </w:tbl>
    <w:p w14:paraId="5D044398" w14:textId="4DEE86BA" w:rsidR="001D12B7" w:rsidRDefault="001D12B7" w:rsidP="00704EFA">
      <w:pPr>
        <w:rPr>
          <w:rFonts w:ascii="Times" w:hAnsi="Times"/>
        </w:rPr>
      </w:pPr>
    </w:p>
    <w:p w14:paraId="52B37EDC" w14:textId="4B16B056" w:rsidR="001C1AF9" w:rsidRDefault="001C1AF9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077BB18" w14:textId="77777777" w:rsidR="001C1AF9" w:rsidRPr="001D12B7" w:rsidRDefault="001C1AF9" w:rsidP="00704EFA">
      <w:pPr>
        <w:rPr>
          <w:rFonts w:ascii="Times" w:hAnsi="Times"/>
        </w:rPr>
      </w:pPr>
    </w:p>
    <w:p w14:paraId="14178113" w14:textId="67AE4CEA" w:rsidR="00704EFA" w:rsidRPr="00704EFA" w:rsidRDefault="00704EFA" w:rsidP="00704EFA">
      <w:pPr>
        <w:rPr>
          <w:rFonts w:ascii="Times" w:hAnsi="Times"/>
          <w:b/>
          <w:bCs/>
        </w:rPr>
      </w:pPr>
      <w:r w:rsidRPr="00704EFA">
        <w:rPr>
          <w:rFonts w:ascii="Times" w:hAnsi="Times"/>
          <w:b/>
          <w:bCs/>
        </w:rPr>
        <w:t xml:space="preserve">Table </w:t>
      </w:r>
      <w:r w:rsidR="001C1AF9">
        <w:rPr>
          <w:rFonts w:ascii="Times" w:hAnsi="Times"/>
          <w:b/>
          <w:bCs/>
        </w:rPr>
        <w:t>7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Table of the regions in the male genome assembly that contain putative Y</w:t>
      </w:r>
      <w:r w:rsidR="00B517D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sequences.</w:t>
      </w:r>
    </w:p>
    <w:p w14:paraId="64BF7F08" w14:textId="77777777" w:rsidR="00704EFA" w:rsidRDefault="00704EFA" w:rsidP="00704EFA">
      <w:pPr>
        <w:rPr>
          <w:rFonts w:ascii="Times" w:hAnsi="Times"/>
          <w:b/>
          <w:bCs/>
          <w:u w:val="single"/>
        </w:rPr>
      </w:pPr>
    </w:p>
    <w:tbl>
      <w:tblPr>
        <w:tblW w:w="4985" w:type="dxa"/>
        <w:jc w:val="center"/>
        <w:tblLook w:val="04A0" w:firstRow="1" w:lastRow="0" w:firstColumn="1" w:lastColumn="0" w:noHBand="0" w:noVBand="1"/>
      </w:tblPr>
      <w:tblGrid>
        <w:gridCol w:w="1975"/>
        <w:gridCol w:w="1820"/>
        <w:gridCol w:w="1190"/>
      </w:tblGrid>
      <w:tr w:rsidR="00B517DD" w:rsidRPr="00F77965" w14:paraId="05F50F5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793A8A" w14:textId="035A2525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Chromosome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2C77170" w14:textId="4B0A5129" w:rsidR="00B517DD" w:rsidRPr="00F77965" w:rsidRDefault="00B517DD" w:rsidP="00B517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Start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579D17" w14:textId="62708513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</w:tc>
      </w:tr>
      <w:tr w:rsidR="00B517DD" w:rsidRPr="00F77965" w14:paraId="4AFDB4A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5AF824" w14:textId="5DE7F944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EE4E01" w14:textId="23610441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21021012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3366F" w14:textId="2F53390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21058853</w:t>
            </w:r>
          </w:p>
        </w:tc>
      </w:tr>
      <w:tr w:rsidR="00B517DD" w:rsidRPr="00F77965" w14:paraId="0036BDB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07E6B3" w14:textId="150E0B2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42A22D2" w14:textId="35E433E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21028673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671D6" w14:textId="45FA7D9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21060036</w:t>
            </w:r>
          </w:p>
        </w:tc>
      </w:tr>
      <w:tr w:rsidR="00B517DD" w:rsidRPr="00F77965" w14:paraId="47B5CC3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19D413" w14:textId="7F6F757E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9C3A2" w14:textId="54FC97F6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21032415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2E0D7" w14:textId="3E3274D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21061475</w:t>
            </w:r>
          </w:p>
        </w:tc>
      </w:tr>
      <w:tr w:rsidR="00B517DD" w:rsidRPr="00F77965" w14:paraId="2F1EC11A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6825A9" w14:textId="7A60C459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798967" w14:textId="1C9AD8B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21041512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196C" w14:textId="0CFD743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21085263</w:t>
            </w:r>
          </w:p>
        </w:tc>
      </w:tr>
      <w:tr w:rsidR="00B517DD" w:rsidRPr="00F77965" w14:paraId="67FBC0A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2DAA3" w14:textId="6CC1E88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EA710A" w14:textId="2932EBE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21050628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F4D99" w14:textId="48FC6B2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21088126</w:t>
            </w:r>
          </w:p>
        </w:tc>
      </w:tr>
      <w:tr w:rsidR="00B517DD" w:rsidRPr="00F77965" w14:paraId="1B9107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1A57FA" w14:textId="2A2FAD1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DADEA16" w14:textId="6164654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21055337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A26C9" w14:textId="4DAE9FB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21076797</w:t>
            </w:r>
          </w:p>
        </w:tc>
      </w:tr>
      <w:tr w:rsidR="00B517DD" w:rsidRPr="00F77965" w14:paraId="04CD912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E1D1AA" w14:textId="3F316ED1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235271F" w14:textId="66752B21" w:rsidR="00B517DD" w:rsidRPr="00FA7D76" w:rsidRDefault="00B517DD" w:rsidP="00FF3E1D">
            <w:pPr>
              <w:jc w:val="center"/>
            </w:pPr>
            <w:r w:rsidRPr="00A44E77">
              <w:t>8138840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2AAB3A" w14:textId="38047DB6" w:rsidR="00B517DD" w:rsidRPr="00FA7D76" w:rsidRDefault="00B517DD" w:rsidP="00FF3E1D">
            <w:pPr>
              <w:jc w:val="center"/>
            </w:pPr>
            <w:r w:rsidRPr="00A44E77">
              <w:t>8173464</w:t>
            </w:r>
          </w:p>
        </w:tc>
      </w:tr>
      <w:tr w:rsidR="00B517DD" w:rsidRPr="00F77965" w14:paraId="3A71CE8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64275" w14:textId="1F57781A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7072AB" w14:textId="79A72DC5" w:rsidR="00B517DD" w:rsidRPr="00FA7D76" w:rsidRDefault="00B517DD" w:rsidP="00FF3E1D">
            <w:pPr>
              <w:jc w:val="center"/>
            </w:pPr>
            <w:r w:rsidRPr="00A44E77">
              <w:t>8150980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EC071A" w14:textId="1D93E4D7" w:rsidR="00B517DD" w:rsidRPr="00FA7D76" w:rsidRDefault="00B517DD" w:rsidP="00FF3E1D">
            <w:pPr>
              <w:jc w:val="center"/>
            </w:pPr>
            <w:r w:rsidRPr="00A44E77">
              <w:t>8182769</w:t>
            </w:r>
          </w:p>
        </w:tc>
      </w:tr>
      <w:tr w:rsidR="00B517DD" w:rsidRPr="00F77965" w14:paraId="73692EB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0BF498" w14:textId="4DBED2C3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4B33ADE" w14:textId="2CA867B2" w:rsidR="00B517DD" w:rsidRPr="00FA7D76" w:rsidRDefault="00B517DD" w:rsidP="00FF3E1D">
            <w:pPr>
              <w:jc w:val="center"/>
            </w:pPr>
            <w:r w:rsidRPr="00A44E77">
              <w:t>8160327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633B5" w14:textId="539EDDDF" w:rsidR="00B517DD" w:rsidRPr="00FA7D76" w:rsidRDefault="00B517DD" w:rsidP="00FF3E1D">
            <w:pPr>
              <w:jc w:val="center"/>
            </w:pPr>
            <w:r w:rsidRPr="00A44E77">
              <w:t>8186257</w:t>
            </w:r>
          </w:p>
        </w:tc>
      </w:tr>
      <w:tr w:rsidR="00B517DD" w:rsidRPr="00F77965" w14:paraId="1D5CEC4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F72727F" w14:textId="10B2956C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F556A" w14:textId="2E1B08CF" w:rsidR="00B517DD" w:rsidRPr="00FA7D76" w:rsidRDefault="00B517DD" w:rsidP="00FF3E1D">
            <w:pPr>
              <w:jc w:val="center"/>
            </w:pPr>
            <w:r w:rsidRPr="00A44E77">
              <w:t>9824718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9CB733" w14:textId="5E2DA5FE" w:rsidR="00B517DD" w:rsidRPr="00FA7D76" w:rsidRDefault="00B517DD" w:rsidP="00FF3E1D">
            <w:pPr>
              <w:jc w:val="center"/>
            </w:pPr>
            <w:r w:rsidRPr="00A44E77">
              <w:t>9865735</w:t>
            </w:r>
          </w:p>
        </w:tc>
      </w:tr>
      <w:tr w:rsidR="00B517DD" w:rsidRPr="00F77965" w14:paraId="7D35367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EACF5E4" w14:textId="1845F557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620A2A" w14:textId="4EE1CBF1" w:rsidR="00B517DD" w:rsidRPr="00FA7D76" w:rsidRDefault="00B517DD" w:rsidP="00FF3E1D">
            <w:pPr>
              <w:jc w:val="center"/>
            </w:pPr>
            <w:r w:rsidRPr="00A44E77">
              <w:t>9829062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CBB09" w14:textId="4759C560" w:rsidR="00B517DD" w:rsidRPr="00FA7D76" w:rsidRDefault="00B517DD" w:rsidP="00FF3E1D">
            <w:pPr>
              <w:jc w:val="center"/>
            </w:pPr>
            <w:r w:rsidRPr="00A44E77">
              <w:t>9876304</w:t>
            </w:r>
          </w:p>
        </w:tc>
      </w:tr>
      <w:tr w:rsidR="00B517DD" w:rsidRPr="00F77965" w14:paraId="0757CA4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D7676B2" w14:textId="59F5D222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4B48F5D" w14:textId="468B4F86" w:rsidR="00B517DD" w:rsidRPr="00FA7D76" w:rsidRDefault="00B517DD" w:rsidP="00FF3E1D">
            <w:pPr>
              <w:jc w:val="center"/>
            </w:pPr>
            <w:r w:rsidRPr="00A44E77">
              <w:t>9829267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ECB0A2" w14:textId="6976941B" w:rsidR="00B517DD" w:rsidRPr="00FA7D76" w:rsidRDefault="00B517DD" w:rsidP="00FF3E1D">
            <w:pPr>
              <w:jc w:val="center"/>
            </w:pPr>
            <w:r w:rsidRPr="00A44E77">
              <w:t>9852703</w:t>
            </w:r>
          </w:p>
        </w:tc>
      </w:tr>
      <w:tr w:rsidR="00B517DD" w:rsidRPr="00F77965" w14:paraId="6435A2B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DF81248" w14:textId="051CB424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0E24419" w14:textId="393784DF" w:rsidR="00B517DD" w:rsidRPr="00FA7D76" w:rsidRDefault="00B517DD" w:rsidP="00FF3E1D">
            <w:pPr>
              <w:jc w:val="center"/>
            </w:pPr>
            <w:r w:rsidRPr="00A44E77">
              <w:t>9830489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5B28" w14:textId="21F136E8" w:rsidR="00B517DD" w:rsidRPr="00FA7D76" w:rsidRDefault="00B517DD" w:rsidP="00FF3E1D">
            <w:pPr>
              <w:jc w:val="center"/>
            </w:pPr>
            <w:r w:rsidRPr="00A44E77">
              <w:t>9861772</w:t>
            </w:r>
          </w:p>
        </w:tc>
      </w:tr>
      <w:tr w:rsidR="00B517DD" w:rsidRPr="00F77965" w14:paraId="0709EC7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B0E7A0" w14:textId="3DD4183B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5B2E374" w14:textId="0CB260E2" w:rsidR="00B517DD" w:rsidRPr="00FA7D76" w:rsidRDefault="00B517DD" w:rsidP="00FF3E1D">
            <w:pPr>
              <w:jc w:val="center"/>
            </w:pPr>
            <w:r w:rsidRPr="00A44E77">
              <w:t>9830548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CCBC92" w14:textId="323B8296" w:rsidR="00B517DD" w:rsidRPr="00FA7D76" w:rsidRDefault="00B517DD" w:rsidP="00FF3E1D">
            <w:pPr>
              <w:jc w:val="center"/>
            </w:pPr>
            <w:r w:rsidRPr="00A44E77">
              <w:t>9877539</w:t>
            </w:r>
          </w:p>
        </w:tc>
      </w:tr>
      <w:tr w:rsidR="00B517DD" w:rsidRPr="00F77965" w14:paraId="5C45FE1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19D9" w14:textId="300D8F15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5096F66" w14:textId="1336E343" w:rsidR="00B517DD" w:rsidRPr="00FA7D76" w:rsidRDefault="00B517DD" w:rsidP="00FF3E1D">
            <w:pPr>
              <w:jc w:val="center"/>
            </w:pPr>
            <w:r w:rsidRPr="00A44E77">
              <w:t>9835162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038687" w14:textId="3BB93185" w:rsidR="00B517DD" w:rsidRPr="00FA7D76" w:rsidRDefault="00B517DD" w:rsidP="00FF3E1D">
            <w:pPr>
              <w:jc w:val="center"/>
            </w:pPr>
            <w:r w:rsidRPr="00A44E77">
              <w:t>9870510</w:t>
            </w:r>
          </w:p>
        </w:tc>
      </w:tr>
      <w:tr w:rsidR="00B517DD" w:rsidRPr="00F77965" w14:paraId="1C4798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4317593" w14:textId="4AAD8D4A" w:rsidR="00B517DD" w:rsidRPr="00FA7D76" w:rsidRDefault="00B517DD" w:rsidP="00FF3E1D">
            <w:pPr>
              <w:jc w:val="center"/>
            </w:pPr>
            <w:r w:rsidRPr="00A44E77">
              <w:t>lg23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784B3C" w14:textId="7F121EC7" w:rsidR="00B517DD" w:rsidRPr="00FA7D76" w:rsidRDefault="00B517DD" w:rsidP="00FF3E1D">
            <w:pPr>
              <w:jc w:val="center"/>
            </w:pPr>
            <w:r w:rsidRPr="00A44E77">
              <w:t>10574145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B3DE6" w14:textId="7533C2C2" w:rsidR="00B517DD" w:rsidRPr="00FA7D76" w:rsidRDefault="00B517DD" w:rsidP="00FF3E1D">
            <w:pPr>
              <w:jc w:val="center"/>
            </w:pPr>
            <w:r w:rsidRPr="00A44E77">
              <w:t>10610523</w:t>
            </w:r>
          </w:p>
        </w:tc>
      </w:tr>
      <w:tr w:rsidR="00B517DD" w:rsidRPr="00F77965" w14:paraId="064E959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C28455" w14:textId="5DC38017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E5B6841" w14:textId="3015D6B0" w:rsidR="00B517DD" w:rsidRPr="00FA7D76" w:rsidRDefault="00B517DD" w:rsidP="00FF3E1D">
            <w:pPr>
              <w:jc w:val="center"/>
            </w:pPr>
            <w:r w:rsidRPr="00A44E77">
              <w:t>6162370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B4202" w14:textId="50D9D9BB" w:rsidR="00B517DD" w:rsidRPr="00FA7D76" w:rsidRDefault="00B517DD" w:rsidP="00FF3E1D">
            <w:pPr>
              <w:jc w:val="center"/>
            </w:pPr>
            <w:r w:rsidRPr="00A44E77">
              <w:t>6193388</w:t>
            </w:r>
          </w:p>
        </w:tc>
      </w:tr>
      <w:tr w:rsidR="00B517DD" w:rsidRPr="00F77965" w14:paraId="60526D1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FCE76CA" w14:textId="5082B2D3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AFD32F" w14:textId="411324F7" w:rsidR="00B517DD" w:rsidRPr="00FA7D76" w:rsidRDefault="00B517DD" w:rsidP="00FF3E1D">
            <w:pPr>
              <w:jc w:val="center"/>
            </w:pPr>
            <w:r w:rsidRPr="00A44E77">
              <w:t>6164418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5ADEE" w14:textId="167DE92E" w:rsidR="00B517DD" w:rsidRPr="00FA7D76" w:rsidRDefault="00B517DD" w:rsidP="00FF3E1D">
            <w:pPr>
              <w:jc w:val="center"/>
            </w:pPr>
            <w:r w:rsidRPr="00A44E77">
              <w:t>6207798</w:t>
            </w:r>
          </w:p>
        </w:tc>
      </w:tr>
      <w:tr w:rsidR="00B517DD" w:rsidRPr="00F77965" w14:paraId="72445E7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530F08A" w14:textId="77674E31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88B367" w14:textId="512FAEC0" w:rsidR="00B517DD" w:rsidRPr="00FA7D76" w:rsidRDefault="00B517DD" w:rsidP="00FF3E1D">
            <w:pPr>
              <w:jc w:val="center"/>
            </w:pPr>
            <w:r w:rsidRPr="00A44E77">
              <w:t>6166727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74506" w14:textId="2D4FECD1" w:rsidR="00B517DD" w:rsidRPr="00FA7D76" w:rsidRDefault="00B517DD" w:rsidP="00FF3E1D">
            <w:pPr>
              <w:jc w:val="center"/>
            </w:pPr>
            <w:r w:rsidRPr="00A44E77">
              <w:t>6189675</w:t>
            </w:r>
          </w:p>
        </w:tc>
      </w:tr>
      <w:tr w:rsidR="00B517DD" w:rsidRPr="00F77965" w14:paraId="72652E4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E09D303" w14:textId="6E3CEB6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F0FB7F" w14:textId="3220F58A" w:rsidR="00B517DD" w:rsidRPr="00FA7D76" w:rsidRDefault="00B517DD" w:rsidP="00FF3E1D">
            <w:pPr>
              <w:jc w:val="center"/>
            </w:pPr>
            <w:r w:rsidRPr="00A44E77">
              <w:t>6190157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D1612" w14:textId="35787E7C" w:rsidR="00B517DD" w:rsidRPr="00FA7D76" w:rsidRDefault="00B517DD" w:rsidP="00FF3E1D">
            <w:pPr>
              <w:jc w:val="center"/>
            </w:pPr>
            <w:r w:rsidRPr="00A44E77">
              <w:t>6225909</w:t>
            </w:r>
          </w:p>
        </w:tc>
      </w:tr>
      <w:tr w:rsidR="00B517DD" w:rsidRPr="00F77965" w14:paraId="4CE54FD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3EF7C7A" w14:textId="6A991C3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87142A" w14:textId="0EDD04B0" w:rsidR="00B517DD" w:rsidRPr="00FA7D76" w:rsidRDefault="00B517DD" w:rsidP="00FF3E1D">
            <w:pPr>
              <w:jc w:val="center"/>
            </w:pPr>
            <w:r w:rsidRPr="00A44E77">
              <w:t>6198039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D3970" w14:textId="50099413" w:rsidR="00B517DD" w:rsidRPr="00FA7D76" w:rsidRDefault="00B517DD" w:rsidP="00FF3E1D">
            <w:pPr>
              <w:jc w:val="center"/>
            </w:pPr>
            <w:r w:rsidRPr="00A44E77">
              <w:t>6236101</w:t>
            </w:r>
          </w:p>
        </w:tc>
      </w:tr>
      <w:tr w:rsidR="00B517DD" w:rsidRPr="00F77965" w14:paraId="1B0A434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435F036" w14:textId="1A828954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4D050E" w14:textId="1CDB08A0" w:rsidR="00B517DD" w:rsidRPr="00FA7D76" w:rsidRDefault="00B517DD" w:rsidP="00FF3E1D">
            <w:pPr>
              <w:jc w:val="center"/>
            </w:pPr>
            <w:r w:rsidRPr="00A44E77">
              <w:t>6207685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C7E831" w14:textId="19E6A2F1" w:rsidR="00B517DD" w:rsidRPr="00FA7D76" w:rsidRDefault="00B517DD" w:rsidP="00FF3E1D">
            <w:pPr>
              <w:jc w:val="center"/>
            </w:pPr>
            <w:r w:rsidRPr="00A44E77">
              <w:t>6244021</w:t>
            </w:r>
          </w:p>
        </w:tc>
      </w:tr>
      <w:tr w:rsidR="00B517DD" w:rsidRPr="00F77965" w14:paraId="5A24837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3C31CFB" w14:textId="4005AF9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F3BB981" w14:textId="352E5554" w:rsidR="00B517DD" w:rsidRPr="00FA7D76" w:rsidRDefault="00B517DD" w:rsidP="00FF3E1D">
            <w:pPr>
              <w:jc w:val="center"/>
            </w:pPr>
            <w:r w:rsidRPr="00A44E77">
              <w:t>6207917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84821" w14:textId="4D8C3BB3" w:rsidR="00B517DD" w:rsidRPr="00FA7D76" w:rsidRDefault="00B517DD" w:rsidP="00FF3E1D">
            <w:pPr>
              <w:jc w:val="center"/>
            </w:pPr>
            <w:r w:rsidRPr="00A44E77">
              <w:t>6235633</w:t>
            </w:r>
          </w:p>
        </w:tc>
      </w:tr>
      <w:tr w:rsidR="00B517DD" w:rsidRPr="00F77965" w14:paraId="716FF49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5D588DC" w14:textId="17DB271C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F04514" w14:textId="4D7811EC" w:rsidR="00B517DD" w:rsidRPr="00FA7D76" w:rsidRDefault="00B517DD" w:rsidP="00FF3E1D">
            <w:pPr>
              <w:jc w:val="center"/>
            </w:pPr>
            <w:r w:rsidRPr="00A44E77">
              <w:t>6234942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96CBFC" w14:textId="12545FC8" w:rsidR="00B517DD" w:rsidRPr="00FA7D76" w:rsidRDefault="00B517DD" w:rsidP="00FF3E1D">
            <w:pPr>
              <w:jc w:val="center"/>
            </w:pPr>
            <w:r w:rsidRPr="00A44E77">
              <w:t>6302173</w:t>
            </w:r>
          </w:p>
        </w:tc>
      </w:tr>
      <w:tr w:rsidR="00B517DD" w:rsidRPr="00F77965" w14:paraId="42FDBC5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F081967" w14:textId="49EB355A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4C373B0" w14:textId="5F6A924A" w:rsidR="00B517DD" w:rsidRPr="00FA7D76" w:rsidRDefault="00B517DD" w:rsidP="00FF3E1D">
            <w:pPr>
              <w:jc w:val="center"/>
            </w:pPr>
            <w:r w:rsidRPr="00A44E77">
              <w:t>6273953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39F6BC" w14:textId="167AFD7F" w:rsidR="00B517DD" w:rsidRPr="00FA7D76" w:rsidRDefault="00B517DD" w:rsidP="00FF3E1D">
            <w:pPr>
              <w:jc w:val="center"/>
            </w:pPr>
            <w:r w:rsidRPr="00A44E77">
              <w:t>6369734</w:t>
            </w:r>
          </w:p>
        </w:tc>
      </w:tr>
      <w:tr w:rsidR="00B517DD" w:rsidRPr="00F77965" w14:paraId="77A6D62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B2E46B8" w14:textId="075BB81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95BCBC5" w14:textId="64B24B15" w:rsidR="00B517DD" w:rsidRPr="00FA7D76" w:rsidRDefault="00B517DD" w:rsidP="00FF3E1D">
            <w:pPr>
              <w:jc w:val="center"/>
            </w:pPr>
            <w:r w:rsidRPr="00A44E77">
              <w:t>6288767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A536FC" w14:textId="26F740B8" w:rsidR="00B517DD" w:rsidRPr="00FA7D76" w:rsidRDefault="00B517DD" w:rsidP="00FF3E1D">
            <w:pPr>
              <w:jc w:val="center"/>
            </w:pPr>
            <w:r w:rsidRPr="00A44E77">
              <w:t>6323264</w:t>
            </w:r>
          </w:p>
        </w:tc>
      </w:tr>
      <w:tr w:rsidR="00B517DD" w:rsidRPr="00F77965" w14:paraId="0F0F948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71EAA2" w14:textId="767A8F62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4334AC" w14:textId="56DB99D0" w:rsidR="00B517DD" w:rsidRPr="00FA7D76" w:rsidRDefault="00B517DD" w:rsidP="00FF3E1D">
            <w:pPr>
              <w:jc w:val="center"/>
            </w:pPr>
            <w:r w:rsidRPr="00A44E77">
              <w:t>6293089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892F0" w14:textId="41A89A1A" w:rsidR="00B517DD" w:rsidRPr="00FA7D76" w:rsidRDefault="00B517DD" w:rsidP="00FF3E1D">
            <w:pPr>
              <w:jc w:val="center"/>
            </w:pPr>
            <w:r w:rsidRPr="00A44E77">
              <w:t>6319738</w:t>
            </w:r>
          </w:p>
        </w:tc>
      </w:tr>
      <w:tr w:rsidR="00B517DD" w:rsidRPr="00F77965" w14:paraId="2612A560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3C268D1" w14:textId="7C2CB39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3C0F57" w14:textId="59F32B2E" w:rsidR="00B517DD" w:rsidRPr="00FA7D76" w:rsidRDefault="00B517DD" w:rsidP="00FF3E1D">
            <w:pPr>
              <w:jc w:val="center"/>
            </w:pPr>
            <w:r w:rsidRPr="00A44E77">
              <w:t>6308372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4848" w14:textId="60CC76E0" w:rsidR="00B517DD" w:rsidRPr="00FA7D76" w:rsidRDefault="00B517DD" w:rsidP="00FF3E1D">
            <w:pPr>
              <w:jc w:val="center"/>
            </w:pPr>
            <w:r w:rsidRPr="00A44E77">
              <w:t>6343980</w:t>
            </w:r>
          </w:p>
        </w:tc>
      </w:tr>
      <w:tr w:rsidR="00B517DD" w:rsidRPr="00F77965" w14:paraId="2EDCF16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5F28EB" w14:textId="1EF9502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1B19F6E" w14:textId="5D85E8A0" w:rsidR="00B517DD" w:rsidRPr="00FA7D76" w:rsidRDefault="00B517DD" w:rsidP="00FF3E1D">
            <w:pPr>
              <w:jc w:val="center"/>
            </w:pPr>
            <w:r w:rsidRPr="00A44E77">
              <w:t>6311690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3E138E" w14:textId="753A1BE3" w:rsidR="00B517DD" w:rsidRPr="00FA7D76" w:rsidRDefault="00B517DD" w:rsidP="00FF3E1D">
            <w:pPr>
              <w:jc w:val="center"/>
            </w:pPr>
            <w:r w:rsidRPr="00A44E77">
              <w:t>6398470</w:t>
            </w:r>
          </w:p>
        </w:tc>
      </w:tr>
      <w:tr w:rsidR="00B517DD" w:rsidRPr="00F77965" w14:paraId="20915ED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94BCF5" w14:textId="514CC488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21F7F8" w14:textId="091C72FF" w:rsidR="00B517DD" w:rsidRPr="00FA7D76" w:rsidRDefault="00B517DD" w:rsidP="00FF3E1D">
            <w:pPr>
              <w:jc w:val="center"/>
            </w:pPr>
            <w:r w:rsidRPr="00A44E77">
              <w:t>6336293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32AD66" w14:textId="23744F18" w:rsidR="00B517DD" w:rsidRPr="00FA7D76" w:rsidRDefault="00B517DD" w:rsidP="00FF3E1D">
            <w:pPr>
              <w:jc w:val="center"/>
            </w:pPr>
            <w:r w:rsidRPr="00A44E77">
              <w:t>6369942</w:t>
            </w:r>
          </w:p>
        </w:tc>
      </w:tr>
      <w:tr w:rsidR="00B517DD" w:rsidRPr="00F77965" w14:paraId="6DDA25A8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DF2C316" w14:textId="400B16D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331556" w14:textId="047949F9" w:rsidR="00B517DD" w:rsidRPr="00FA7D76" w:rsidRDefault="00B517DD" w:rsidP="00FF3E1D">
            <w:pPr>
              <w:jc w:val="center"/>
            </w:pPr>
            <w:r w:rsidRPr="00A44E77">
              <w:t>6342838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C63EE9" w14:textId="3C178A95" w:rsidR="00B517DD" w:rsidRPr="00FA7D76" w:rsidRDefault="00B517DD" w:rsidP="00FF3E1D">
            <w:pPr>
              <w:jc w:val="center"/>
            </w:pPr>
            <w:r w:rsidRPr="00A44E77">
              <w:t>6380273</w:t>
            </w:r>
          </w:p>
        </w:tc>
      </w:tr>
      <w:tr w:rsidR="00B517DD" w:rsidRPr="00F77965" w14:paraId="36F24E8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39757" w14:textId="6E2C47A6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A31C172" w14:textId="33C59D1F" w:rsidR="00B517DD" w:rsidRPr="00FA7D76" w:rsidRDefault="00B517DD" w:rsidP="00FF3E1D">
            <w:pPr>
              <w:jc w:val="center"/>
            </w:pPr>
            <w:r w:rsidRPr="00A44E77">
              <w:t>6349134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6E7EA" w14:textId="3F2984CE" w:rsidR="00B517DD" w:rsidRPr="00FA7D76" w:rsidRDefault="00B517DD" w:rsidP="00FF3E1D">
            <w:pPr>
              <w:jc w:val="center"/>
            </w:pPr>
            <w:r w:rsidRPr="00A44E77">
              <w:t>6399774</w:t>
            </w:r>
          </w:p>
        </w:tc>
      </w:tr>
      <w:tr w:rsidR="00B517DD" w:rsidRPr="00F77965" w14:paraId="2130F34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8E5A963" w14:textId="218A2B48" w:rsidR="00B517DD" w:rsidRPr="00FA7D76" w:rsidRDefault="00B517DD" w:rsidP="00B517DD">
            <w:pPr>
              <w:jc w:val="center"/>
            </w:pPr>
            <w:r w:rsidRPr="00A44E77">
              <w:t>scaffold_190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DA007B1" w14:textId="5F8C9572" w:rsidR="00B517DD" w:rsidRPr="00FA7D76" w:rsidRDefault="00B517DD" w:rsidP="00B517DD">
            <w:pPr>
              <w:jc w:val="center"/>
            </w:pPr>
            <w:r w:rsidRPr="00A44E77">
              <w:t>85866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53EB24" w14:textId="65EB6492" w:rsidR="00B517DD" w:rsidRPr="00FA7D76" w:rsidRDefault="00B517DD" w:rsidP="00B517DD">
            <w:pPr>
              <w:jc w:val="center"/>
            </w:pPr>
            <w:r w:rsidRPr="00A44E77">
              <w:t>106849</w:t>
            </w:r>
          </w:p>
        </w:tc>
      </w:tr>
    </w:tbl>
    <w:p w14:paraId="0706F80E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3166EB9B" w14:textId="77777777" w:rsidR="00DB4792" w:rsidRPr="00C93007" w:rsidRDefault="00DB4792" w:rsidP="00DB4792">
      <w:pPr>
        <w:rPr>
          <w:rFonts w:ascii="Times" w:hAnsi="Times"/>
          <w:b/>
          <w:bCs/>
          <w:u w:val="single"/>
        </w:rPr>
      </w:pPr>
    </w:p>
    <w:p w14:paraId="11F54DC1" w14:textId="77777777" w:rsidR="007C332B" w:rsidRDefault="007C332B" w:rsidP="00DB4792">
      <w:pPr>
        <w:ind w:right="-260"/>
        <w:rPr>
          <w:rFonts w:ascii="Times New Roman" w:eastAsia="Times New Roman" w:hAnsi="Times New Roman" w:cs="Times New Roman"/>
        </w:rPr>
        <w:sectPr w:rsidR="007C332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</w:p>
    <w:p w14:paraId="54696DD4" w14:textId="3D2A11AF" w:rsidR="00DB4792" w:rsidRDefault="0094649F" w:rsidP="00DB4792">
      <w:pPr>
        <w:ind w:right="-2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7BFC173" wp14:editId="7C8611FF">
            <wp:extent cx="8322365" cy="3257815"/>
            <wp:effectExtent l="0" t="0" r="0" b="635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58" cy="3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2A3" w14:textId="5589ED34" w:rsidR="007C332B" w:rsidRDefault="00DB4792" w:rsidP="00DB4792">
      <w:pPr>
        <w:ind w:right="-260"/>
        <w:rPr>
          <w:rFonts w:ascii="Times New Roman" w:eastAsia="Times New Roman" w:hAnsi="Times New Roman" w:cs="Times New Roman"/>
        </w:rPr>
        <w:sectPr w:rsidR="007C332B" w:rsidSect="007C332B">
          <w:pgSz w:w="15840" w:h="12240" w:orient="landscape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>
        <w:rPr>
          <w:rFonts w:ascii="Times New Roman" w:eastAsia="Times New Roman" w:hAnsi="Times New Roman" w:cs="Times New Roman"/>
          <w:b/>
        </w:rPr>
        <w:t xml:space="preserve">Figure 1. </w:t>
      </w:r>
      <w:r>
        <w:rPr>
          <w:rFonts w:ascii="Times New Roman" w:eastAsia="Times New Roman" w:hAnsi="Times New Roman" w:cs="Times New Roman"/>
        </w:rPr>
        <w:t xml:space="preserve">Workflow diagram for completion of assembling reference genome for delta smelt (Task 1). Both male and female delta smelt </w:t>
      </w:r>
      <w:r w:rsidR="007C332B">
        <w:rPr>
          <w:rFonts w:ascii="Times New Roman" w:eastAsia="Times New Roman" w:hAnsi="Times New Roman" w:cs="Times New Roman"/>
        </w:rPr>
        <w:t xml:space="preserve">samples went through </w:t>
      </w:r>
      <w:r>
        <w:rPr>
          <w:rFonts w:ascii="Times New Roman" w:eastAsia="Times New Roman" w:hAnsi="Times New Roman" w:cs="Times New Roman"/>
        </w:rPr>
        <w:t xml:space="preserve">the pipeline separately to produce two </w:t>
      </w:r>
      <w:ins w:id="1" w:author="Microsoft Office User" w:date="2021-06-15T16:54:00Z">
        <w:r w:rsidR="00967672">
          <w:rPr>
            <w:rFonts w:ascii="Times New Roman" w:eastAsia="Times New Roman" w:hAnsi="Times New Roman" w:cs="Times New Roman"/>
          </w:rPr>
          <w:t xml:space="preserve">independent </w:t>
        </w:r>
      </w:ins>
      <w:r>
        <w:rPr>
          <w:rFonts w:ascii="Times New Roman" w:eastAsia="Times New Roman" w:hAnsi="Times New Roman" w:cs="Times New Roman"/>
        </w:rPr>
        <w:t>reference genomes––one male and one female. All work was completed at the GVL unless otherwise noted. A</w:t>
      </w:r>
      <w:del w:id="2" w:author="Microsoft Office User" w:date="2021-06-15T16:53:00Z">
        <w:r w:rsidDel="00967672">
          <w:rPr>
            <w:rFonts w:ascii="Times New Roman" w:eastAsia="Times New Roman" w:hAnsi="Times New Roman" w:cs="Times New Roman"/>
          </w:rPr>
          <w:delText>.</w:delText>
        </w:r>
      </w:del>
      <w:r>
        <w:rPr>
          <w:rFonts w:ascii="Times New Roman" w:eastAsia="Times New Roman" w:hAnsi="Times New Roman" w:cs="Times New Roman"/>
        </w:rPr>
        <w:t>) Tissue from male and female delta smelt are sampled from the captive</w:t>
      </w:r>
      <w:ins w:id="3" w:author="Microsoft Office User" w:date="2021-06-15T16:55:00Z">
        <w:r w:rsidR="00967672">
          <w:rPr>
            <w:rFonts w:ascii="Times New Roman" w:eastAsia="Times New Roman" w:hAnsi="Times New Roman" w:cs="Times New Roman"/>
          </w:rPr>
          <w:t xml:space="preserve"> population</w:t>
        </w:r>
      </w:ins>
      <w:del w:id="4" w:author="Microsoft Office User" w:date="2021-06-15T16:55:00Z">
        <w:r w:rsidDel="00967672">
          <w:rPr>
            <w:rFonts w:ascii="Times New Roman" w:eastAsia="Times New Roman" w:hAnsi="Times New Roman" w:cs="Times New Roman"/>
          </w:rPr>
          <w:delText xml:space="preserve"> colony</w:delText>
        </w:r>
      </w:del>
      <w:r>
        <w:rPr>
          <w:rFonts w:ascii="Times New Roman" w:eastAsia="Times New Roman" w:hAnsi="Times New Roman" w:cs="Times New Roman"/>
        </w:rPr>
        <w:t xml:space="preserve"> at the FCCL. B</w:t>
      </w:r>
      <w:del w:id="5" w:author="Microsoft Office User" w:date="2021-06-15T16:53:00Z">
        <w:r w:rsidDel="00967672">
          <w:rPr>
            <w:rFonts w:ascii="Times New Roman" w:eastAsia="Times New Roman" w:hAnsi="Times New Roman" w:cs="Times New Roman"/>
          </w:rPr>
          <w:delText>.</w:delText>
        </w:r>
      </w:del>
      <w:r>
        <w:rPr>
          <w:rFonts w:ascii="Times New Roman" w:eastAsia="Times New Roman" w:hAnsi="Times New Roman" w:cs="Times New Roman"/>
        </w:rPr>
        <w:t>) HMW DNA is extracted from the fish tissue samples. C</w:t>
      </w:r>
      <w:del w:id="6" w:author="Microsoft Office User" w:date="2021-06-15T16:53:00Z">
        <w:r w:rsidDel="00967672">
          <w:rPr>
            <w:rFonts w:ascii="Times New Roman" w:eastAsia="Times New Roman" w:hAnsi="Times New Roman" w:cs="Times New Roman"/>
          </w:rPr>
          <w:delText>.</w:delText>
        </w:r>
      </w:del>
      <w:r>
        <w:rPr>
          <w:rFonts w:ascii="Times New Roman" w:eastAsia="Times New Roman" w:hAnsi="Times New Roman" w:cs="Times New Roman"/>
        </w:rPr>
        <w:t xml:space="preserve">) Extracted DNA of sufficient length undergoes a library prep, subsequent sequencing and </w:t>
      </w:r>
      <w:r w:rsidR="007C332B">
        <w:rPr>
          <w:rFonts w:ascii="Times New Roman" w:eastAsia="Times New Roman" w:hAnsi="Times New Roman" w:cs="Times New Roman"/>
        </w:rPr>
        <w:t xml:space="preserve">raw data </w:t>
      </w:r>
      <w:r>
        <w:rPr>
          <w:rFonts w:ascii="Times New Roman" w:eastAsia="Times New Roman" w:hAnsi="Times New Roman" w:cs="Times New Roman"/>
        </w:rPr>
        <w:t>quality control for each of the three NGS technologies (linked-read, long-read and hi-c). D</w:t>
      </w:r>
      <w:del w:id="7" w:author="Microsoft Office User" w:date="2021-06-15T16:53:00Z">
        <w:r w:rsidDel="00967672">
          <w:rPr>
            <w:rFonts w:ascii="Times New Roman" w:eastAsia="Times New Roman" w:hAnsi="Times New Roman" w:cs="Times New Roman"/>
          </w:rPr>
          <w:delText>.</w:delText>
        </w:r>
      </w:del>
      <w:r>
        <w:rPr>
          <w:rFonts w:ascii="Times New Roman" w:eastAsia="Times New Roman" w:hAnsi="Times New Roman" w:cs="Times New Roman"/>
        </w:rPr>
        <w:t xml:space="preserve">) </w:t>
      </w:r>
      <w:r w:rsidR="007C332B">
        <w:rPr>
          <w:rFonts w:ascii="Times New Roman" w:eastAsia="Times New Roman" w:hAnsi="Times New Roman" w:cs="Times New Roman"/>
        </w:rPr>
        <w:t>Long</w:t>
      </w:r>
      <w:r>
        <w:rPr>
          <w:rFonts w:ascii="Times New Roman" w:eastAsia="Times New Roman" w:hAnsi="Times New Roman" w:cs="Times New Roman"/>
        </w:rPr>
        <w:t xml:space="preserve">-read sequencing data are assembled into individual draft </w:t>
      </w:r>
      <w:r w:rsidR="007C332B">
        <w:rPr>
          <w:rFonts w:ascii="Times New Roman" w:eastAsia="Times New Roman" w:hAnsi="Times New Roman" w:cs="Times New Roman"/>
        </w:rPr>
        <w:t>genome</w:t>
      </w:r>
      <w:r>
        <w:rPr>
          <w:rFonts w:ascii="Times New Roman" w:eastAsia="Times New Roman" w:hAnsi="Times New Roman" w:cs="Times New Roman"/>
        </w:rPr>
        <w:t xml:space="preserve">. The draft genome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quality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E</w:t>
      </w:r>
      <w:del w:id="8" w:author="Microsoft Office User" w:date="2021-06-15T16:54:00Z">
        <w:r w:rsidDel="00967672">
          <w:rPr>
            <w:rFonts w:ascii="Times New Roman" w:eastAsia="Times New Roman" w:hAnsi="Times New Roman" w:cs="Times New Roman"/>
          </w:rPr>
          <w:delText>.</w:delText>
        </w:r>
      </w:del>
      <w:r>
        <w:rPr>
          <w:rFonts w:ascii="Times New Roman" w:eastAsia="Times New Roman" w:hAnsi="Times New Roman" w:cs="Times New Roman"/>
        </w:rPr>
        <w:t>) The long-read assembl</w:t>
      </w:r>
      <w:r w:rsidR="007C332B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scaffolded </w:t>
      </w:r>
      <w:r w:rsidR="007C332B">
        <w:rPr>
          <w:rFonts w:ascii="Times New Roman" w:eastAsia="Times New Roman" w:hAnsi="Times New Roman" w:cs="Times New Roman"/>
        </w:rPr>
        <w:t>using linked-read sequencing data</w:t>
      </w:r>
      <w:r>
        <w:rPr>
          <w:rFonts w:ascii="Times New Roman" w:eastAsia="Times New Roman" w:hAnsi="Times New Roman" w:cs="Times New Roman"/>
        </w:rPr>
        <w:t xml:space="preserve"> to produce a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F</w:t>
      </w:r>
      <w:del w:id="9" w:author="Microsoft Office User" w:date="2021-06-15T16:54:00Z">
        <w:r w:rsidDel="00967672">
          <w:rPr>
            <w:rFonts w:ascii="Times New Roman" w:eastAsia="Times New Roman" w:hAnsi="Times New Roman" w:cs="Times New Roman"/>
          </w:rPr>
          <w:delText>.</w:delText>
        </w:r>
      </w:del>
      <w:r>
        <w:rPr>
          <w:rFonts w:ascii="Times New Roman" w:eastAsia="Times New Roman" w:hAnsi="Times New Roman" w:cs="Times New Roman"/>
        </w:rPr>
        <w:t>) Hi-c data connects long-range gaps in the linked- &amp; long-read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. </w:t>
      </w:r>
      <w:commentRangeStart w:id="10"/>
      <w:r>
        <w:rPr>
          <w:rFonts w:ascii="Times New Roman" w:eastAsia="Times New Roman" w:hAnsi="Times New Roman" w:cs="Times New Roman"/>
        </w:rPr>
        <w:t>G</w:t>
      </w:r>
      <w:del w:id="11" w:author="Microsoft Office User" w:date="2021-06-15T16:54:00Z">
        <w:r w:rsidDel="00967672">
          <w:rPr>
            <w:rFonts w:ascii="Times New Roman" w:eastAsia="Times New Roman" w:hAnsi="Times New Roman" w:cs="Times New Roman"/>
          </w:rPr>
          <w:delText>.</w:delText>
        </w:r>
      </w:del>
      <w:r>
        <w:rPr>
          <w:rFonts w:ascii="Times New Roman" w:eastAsia="Times New Roman" w:hAnsi="Times New Roman" w:cs="Times New Roman"/>
        </w:rPr>
        <w:t xml:space="preserve">) </w:t>
      </w:r>
      <w:r w:rsidR="007C332B">
        <w:rPr>
          <w:rFonts w:ascii="Times New Roman" w:eastAsia="Times New Roman" w:hAnsi="Times New Roman" w:cs="Times New Roman"/>
        </w:rPr>
        <w:t>F</w:t>
      </w:r>
      <w:del w:id="12" w:author="Microsoft Office User" w:date="2021-06-15T16:54:00Z">
        <w:r w:rsidR="007C332B" w:rsidDel="00967672">
          <w:rPr>
            <w:rFonts w:ascii="Times New Roman" w:eastAsia="Times New Roman" w:hAnsi="Times New Roman" w:cs="Times New Roman"/>
          </w:rPr>
          <w:delText>.</w:delText>
        </w:r>
      </w:del>
      <w:r w:rsidR="007C332B">
        <w:rPr>
          <w:rFonts w:ascii="Times New Roman" w:eastAsia="Times New Roman" w:hAnsi="Times New Roman" w:cs="Times New Roman"/>
        </w:rPr>
        <w:t xml:space="preserve">) </w:t>
      </w:r>
      <w:commentRangeEnd w:id="10"/>
      <w:r w:rsidR="00967672">
        <w:rPr>
          <w:rStyle w:val="CommentReference"/>
        </w:rPr>
        <w:commentReference w:id="10"/>
      </w:r>
      <w:r w:rsidR="007C332B">
        <w:rPr>
          <w:rFonts w:ascii="Times New Roman" w:eastAsia="Times New Roman" w:hAnsi="Times New Roman" w:cs="Times New Roman"/>
        </w:rPr>
        <w:t>Linkage map data further connects the hi-c, linked- &amp; long-read consensus assembly. The quality of the consensus assembly is then assessed by the software BUSCO</w:t>
      </w:r>
      <w:r w:rsidR="007C332B">
        <w:rPr>
          <w:rFonts w:ascii="Times New Roman" w:eastAsia="Times New Roman" w:hAnsi="Times New Roman" w:cs="Times New Roman"/>
        </w:rPr>
        <w:fldChar w:fldCharType="begin" w:fldLock="1"/>
      </w:r>
      <w:r w:rsidR="007C332B"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 w:rsidR="007C332B">
        <w:rPr>
          <w:rFonts w:ascii="Times New Roman" w:eastAsia="Times New Roman" w:hAnsi="Times New Roman" w:cs="Times New Roman"/>
        </w:rPr>
        <w:fldChar w:fldCharType="separate"/>
      </w:r>
      <w:r w:rsidR="007C332B"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 w:rsidR="007C332B">
        <w:rPr>
          <w:rFonts w:ascii="Times New Roman" w:eastAsia="Times New Roman" w:hAnsi="Times New Roman" w:cs="Times New Roman"/>
        </w:rPr>
        <w:fldChar w:fldCharType="end"/>
      </w:r>
      <w:r w:rsidR="007C332B">
        <w:rPr>
          <w:rFonts w:ascii="Times New Roman" w:eastAsia="Times New Roman" w:hAnsi="Times New Roman" w:cs="Times New Roman"/>
        </w:rPr>
        <w:t>. H</w:t>
      </w:r>
      <w:del w:id="13" w:author="Microsoft Office User" w:date="2021-06-15T16:54:00Z">
        <w:r w:rsidR="007C332B" w:rsidDel="00967672">
          <w:rPr>
            <w:rFonts w:ascii="Times New Roman" w:eastAsia="Times New Roman" w:hAnsi="Times New Roman" w:cs="Times New Roman"/>
          </w:rPr>
          <w:delText>.</w:delText>
        </w:r>
      </w:del>
      <w:r w:rsidR="007C332B">
        <w:rPr>
          <w:rFonts w:ascii="Times New Roman" w:eastAsia="Times New Roman" w:hAnsi="Times New Roman" w:cs="Times New Roman"/>
        </w:rPr>
        <w:t>) Manual curation</w:t>
      </w:r>
      <w:r>
        <w:rPr>
          <w:rFonts w:ascii="Times New Roman" w:eastAsia="Times New Roman" w:hAnsi="Times New Roman" w:cs="Times New Roman"/>
        </w:rPr>
        <w:t xml:space="preserve"> to produce a reference genome.</w:t>
      </w:r>
    </w:p>
    <w:p w14:paraId="2459ED19" w14:textId="59CBB8A6" w:rsidR="00DB4792" w:rsidRDefault="00DB4792" w:rsidP="00DB4792">
      <w:pPr>
        <w:rPr>
          <w:rFonts w:ascii="Times" w:hAnsi="Times"/>
        </w:rPr>
      </w:pPr>
    </w:p>
    <w:p w14:paraId="28E99F44" w14:textId="77777777" w:rsidR="00DB4792" w:rsidRPr="00D417D1" w:rsidRDefault="00DB4792" w:rsidP="00DB4792">
      <w:pPr>
        <w:jc w:val="center"/>
        <w:rPr>
          <w:rFonts w:ascii="Times New Roman" w:eastAsia="Times New Roman" w:hAnsi="Times New Roman" w:cs="Times New Roman"/>
        </w:rPr>
      </w:pPr>
      <w:r w:rsidRPr="00D417D1">
        <w:rPr>
          <w:rFonts w:ascii="Times New Roman" w:hAnsi="Times New Roman" w:cs="Times New Roman"/>
          <w:noProof/>
        </w:rPr>
        <w:drawing>
          <wp:inline distT="0" distB="0" distL="0" distR="0" wp14:anchorId="4B4FE8C9" wp14:editId="53A241E8">
            <wp:extent cx="3864180" cy="6736452"/>
            <wp:effectExtent l="0" t="0" r="0" b="0"/>
            <wp:docPr id="1" name="image4.png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21" cy="6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BC9C" w14:textId="1279FDB7" w:rsidR="00DB4792" w:rsidRPr="003B205E" w:rsidRDefault="00DB4792" w:rsidP="00DB4792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2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Pulse field gel images of extracted HMW gDNA from three sampling</w:t>
      </w:r>
      <w:r>
        <w:rPr>
          <w:rFonts w:ascii="Times New Roman" w:eastAsia="Times New Roman" w:hAnsi="Times New Roman" w:cs="Times New Roman"/>
        </w:rPr>
        <w:t xml:space="preserve"> trips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(“T”) </w:t>
      </w:r>
      <w:r w:rsidRPr="00D417D1">
        <w:rPr>
          <w:rFonts w:ascii="Times New Roman" w:eastAsia="Times New Roman" w:hAnsi="Times New Roman" w:cs="Times New Roman"/>
        </w:rPr>
        <w:t>and six rounds of extractions</w:t>
      </w:r>
      <w:r>
        <w:rPr>
          <w:rFonts w:ascii="Times New Roman" w:eastAsia="Times New Roman" w:hAnsi="Times New Roman" w:cs="Times New Roman"/>
        </w:rPr>
        <w:t xml:space="preserve"> (“E”)</w:t>
      </w:r>
      <w:r w:rsidRPr="00D417D1">
        <w:rPr>
          <w:rFonts w:ascii="Times New Roman" w:eastAsia="Times New Roman" w:hAnsi="Times New Roman" w:cs="Times New Roman"/>
        </w:rPr>
        <w:t>. Green boxes surround lanes from</w:t>
      </w:r>
      <w:r>
        <w:rPr>
          <w:rFonts w:ascii="Times New Roman" w:eastAsia="Times New Roman" w:hAnsi="Times New Roman" w:cs="Times New Roman"/>
        </w:rPr>
        <w:t xml:space="preserve"> extracted</w:t>
      </w:r>
      <w:r w:rsidRPr="00D417D1">
        <w:rPr>
          <w:rFonts w:ascii="Times New Roman" w:eastAsia="Times New Roman" w:hAnsi="Times New Roman" w:cs="Times New Roman"/>
        </w:rPr>
        <w:t xml:space="preserve"> samples usable for long-read and linked-read sequencing (extraction distribution centered </w:t>
      </w:r>
      <w:r>
        <w:rPr>
          <w:rFonts w:ascii="Times New Roman" w:eastAsia="Times New Roman" w:hAnsi="Times New Roman" w:cs="Times New Roman"/>
        </w:rPr>
        <w:t>~</w:t>
      </w:r>
      <w:r w:rsidRPr="00D417D1">
        <w:rPr>
          <w:rFonts w:ascii="Times New Roman" w:eastAsia="Times New Roman" w:hAnsi="Times New Roman" w:cs="Times New Roman"/>
        </w:rPr>
        <w:t xml:space="preserve"> 50kb), yellow box</w:t>
      </w:r>
      <w:r>
        <w:rPr>
          <w:rFonts w:ascii="Times New Roman" w:eastAsia="Times New Roman" w:hAnsi="Times New Roman" w:cs="Times New Roman"/>
        </w:rPr>
        <w:t>es</w:t>
      </w:r>
      <w:r w:rsidRPr="00D417D1">
        <w:rPr>
          <w:rFonts w:ascii="Times New Roman" w:eastAsia="Times New Roman" w:hAnsi="Times New Roman" w:cs="Times New Roman"/>
        </w:rPr>
        <w:t xml:space="preserve"> surround lanes from sample</w:t>
      </w:r>
      <w:r>
        <w:rPr>
          <w:rFonts w:ascii="Times New Roman" w:eastAsia="Times New Roman" w:hAnsi="Times New Roman" w:cs="Times New Roman"/>
        </w:rPr>
        <w:t>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 w:rsidRPr="00D417D1">
        <w:rPr>
          <w:rFonts w:ascii="Times New Roman" w:eastAsia="Times New Roman" w:hAnsi="Times New Roman" w:cs="Times New Roman"/>
        </w:rPr>
        <w:t xml:space="preserve"> insufficient </w:t>
      </w:r>
      <w:r>
        <w:rPr>
          <w:rFonts w:ascii="Times New Roman" w:eastAsia="Times New Roman" w:hAnsi="Times New Roman" w:cs="Times New Roman"/>
        </w:rPr>
        <w:t xml:space="preserve">extraction </w:t>
      </w:r>
      <w:r w:rsidRPr="00D417D1">
        <w:rPr>
          <w:rFonts w:ascii="Times New Roman" w:eastAsia="Times New Roman" w:hAnsi="Times New Roman" w:cs="Times New Roman"/>
        </w:rPr>
        <w:t>lengths</w:t>
      </w:r>
      <w:r>
        <w:rPr>
          <w:rFonts w:ascii="Times New Roman" w:eastAsia="Times New Roman" w:hAnsi="Times New Roman" w:cs="Times New Roman"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>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E1: one usable female sample</w:t>
      </w:r>
      <w:r>
        <w:rPr>
          <w:rFonts w:ascii="Times New Roman" w:eastAsia="Times New Roman" w:hAnsi="Times New Roman" w:cs="Times New Roman"/>
        </w:rPr>
        <w:t xml:space="preserve"> (T1_F02)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B)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E2: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C)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</w:rPr>
        <w:t>3</w:t>
      </w:r>
      <w:r w:rsidRPr="00D417D1">
        <w:rPr>
          <w:rFonts w:ascii="Times New Roman" w:eastAsia="Times New Roman" w:hAnsi="Times New Roman" w:cs="Times New Roman"/>
        </w:rPr>
        <w:t>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D)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E4: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E)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E5: one usable male sample</w:t>
      </w:r>
      <w:r>
        <w:rPr>
          <w:rFonts w:ascii="Times New Roman" w:eastAsia="Times New Roman" w:hAnsi="Times New Roman" w:cs="Times New Roman"/>
        </w:rPr>
        <w:t xml:space="preserve"> (T3M02_BM_FF)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F)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E6: one usable female</w:t>
      </w:r>
      <w:r>
        <w:rPr>
          <w:rFonts w:ascii="Times New Roman" w:eastAsia="Times New Roman" w:hAnsi="Times New Roman" w:cs="Times New Roman"/>
        </w:rPr>
        <w:t xml:space="preserve"> (T3F02_SC_FF).</w:t>
      </w:r>
    </w:p>
    <w:p w14:paraId="16437C66" w14:textId="77777777" w:rsidR="00DB4792" w:rsidRDefault="00DB4792" w:rsidP="00DB4792"/>
    <w:p w14:paraId="7F45AD58" w14:textId="7A87CB23" w:rsidR="008F2E25" w:rsidRDefault="003C4CB2">
      <w:r>
        <w:rPr>
          <w:noProof/>
        </w:rPr>
        <w:drawing>
          <wp:inline distT="0" distB="0" distL="0" distR="0" wp14:anchorId="4688F261" wp14:editId="2FBC11C6">
            <wp:extent cx="5943600" cy="495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203" w14:textId="56D5BAC7" w:rsidR="009C17B6" w:rsidRPr="00D417D1" w:rsidRDefault="009C17B6" w:rsidP="009C17B6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3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Linked-read k-mer spectra histogram of the number of distinct k-mers at </w:t>
      </w:r>
      <w:r>
        <w:rPr>
          <w:rFonts w:ascii="Times New Roman" w:eastAsia="Times New Roman" w:hAnsi="Times New Roman" w:cs="Times New Roman"/>
        </w:rPr>
        <w:t>different</w:t>
      </w:r>
      <w:r w:rsidRPr="00D417D1">
        <w:rPr>
          <w:rFonts w:ascii="Times New Roman" w:eastAsia="Times New Roman" w:hAnsi="Times New Roman" w:cs="Times New Roman"/>
        </w:rPr>
        <w:t xml:space="preserve"> frequencies </w:t>
      </w:r>
      <w:r>
        <w:rPr>
          <w:rFonts w:ascii="Times New Roman" w:eastAsia="Times New Roman" w:hAnsi="Times New Roman" w:cs="Times New Roman"/>
        </w:rPr>
        <w:t xml:space="preserve">from </w:t>
      </w:r>
      <w:r w:rsidR="003C4CB2">
        <w:rPr>
          <w:rFonts w:ascii="Times New Roman" w:eastAsia="Times New Roman" w:hAnsi="Times New Roman" w:cs="Times New Roman"/>
        </w:rPr>
        <w:t>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 xml:space="preserve">) and </w:t>
      </w:r>
      <w:r w:rsidR="003C4CB2">
        <w:rPr>
          <w:rFonts w:ascii="Times New Roman" w:eastAsia="Times New Roman" w:hAnsi="Times New Roman" w:cs="Times New Roman"/>
        </w:rPr>
        <w:t>fe</w:t>
      </w:r>
      <w:r>
        <w:rPr>
          <w:rFonts w:ascii="Times New Roman" w:eastAsia="Times New Roman" w:hAnsi="Times New Roman" w:cs="Times New Roman"/>
        </w:rPr>
        <w:t>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data.</w:t>
      </w:r>
      <w:r w:rsidR="003C4CB2">
        <w:rPr>
          <w:rFonts w:ascii="Times New Roman" w:eastAsia="Times New Roman" w:hAnsi="Times New Roman" w:cs="Times New Roman"/>
        </w:rPr>
        <w:t xml:space="preserve"> Histograms using k=21 (A &amp; </w:t>
      </w:r>
      <w:r w:rsidR="00C10B64">
        <w:rPr>
          <w:rFonts w:ascii="Times New Roman" w:eastAsia="Times New Roman" w:hAnsi="Times New Roman" w:cs="Times New Roman"/>
        </w:rPr>
        <w:t>C</w:t>
      </w:r>
      <w:r w:rsidR="003C4CB2">
        <w:rPr>
          <w:rFonts w:ascii="Times New Roman" w:eastAsia="Times New Roman" w:hAnsi="Times New Roman" w:cs="Times New Roman"/>
        </w:rPr>
        <w:t>),</w:t>
      </w:r>
      <w:r w:rsidR="00C10B64">
        <w:rPr>
          <w:rFonts w:ascii="Times New Roman" w:eastAsia="Times New Roman" w:hAnsi="Times New Roman" w:cs="Times New Roman"/>
        </w:rPr>
        <w:t xml:space="preserve"> and</w:t>
      </w:r>
      <w:r w:rsidR="003C4CB2">
        <w:rPr>
          <w:rFonts w:ascii="Times New Roman" w:eastAsia="Times New Roman" w:hAnsi="Times New Roman" w:cs="Times New Roman"/>
        </w:rPr>
        <w:t xml:space="preserve"> k=31 (B &amp;</w:t>
      </w:r>
      <w:r w:rsidR="00C10B64">
        <w:rPr>
          <w:rFonts w:ascii="Times New Roman" w:eastAsia="Times New Roman" w:hAnsi="Times New Roman" w:cs="Times New Roman"/>
        </w:rPr>
        <w:t xml:space="preserve"> D</w:t>
      </w:r>
      <w:r w:rsidR="003C4CB2">
        <w:rPr>
          <w:rFonts w:ascii="Times New Roman" w:eastAsia="Times New Roman" w:hAnsi="Times New Roman" w:cs="Times New Roman"/>
        </w:rPr>
        <w:t xml:space="preserve">). </w:t>
      </w:r>
      <w:commentRangeStart w:id="14"/>
      <w:r>
        <w:rPr>
          <w:rFonts w:ascii="Times New Roman" w:eastAsia="Times New Roman" w:hAnsi="Times New Roman" w:cs="Times New Roman"/>
        </w:rPr>
        <w:t xml:space="preserve">Uncontaminated samples are expected to have a single peak with </w:t>
      </w:r>
      <w:r w:rsidR="003C4CB2">
        <w:rPr>
          <w:rFonts w:ascii="Times New Roman" w:eastAsia="Times New Roman" w:hAnsi="Times New Roman" w:cs="Times New Roman"/>
        </w:rPr>
        <w:t>a high abundance</w:t>
      </w:r>
      <w:r>
        <w:rPr>
          <w:rFonts w:ascii="Times New Roman" w:eastAsia="Times New Roman" w:hAnsi="Times New Roman" w:cs="Times New Roman"/>
        </w:rPr>
        <w:t xml:space="preserve"> of k-mers at a very low frequency due to sequencer errors</w:t>
      </w:r>
      <w:r w:rsidRPr="00D417D1">
        <w:rPr>
          <w:rFonts w:ascii="Times New Roman" w:eastAsia="Times New Roman" w:hAnsi="Times New Roman" w:cs="Times New Roman"/>
        </w:rPr>
        <w:t>.</w:t>
      </w:r>
      <w:commentRangeEnd w:id="14"/>
      <w:r w:rsidR="00967672">
        <w:rPr>
          <w:rStyle w:val="CommentReference"/>
        </w:rPr>
        <w:commentReference w:id="14"/>
      </w:r>
    </w:p>
    <w:p w14:paraId="7D143C16" w14:textId="7547A158" w:rsidR="00A71DBE" w:rsidRDefault="00A71DBE">
      <w:r>
        <w:br w:type="page"/>
      </w:r>
    </w:p>
    <w:p w14:paraId="58059EDC" w14:textId="777241E7" w:rsidR="009C17B6" w:rsidRDefault="006702BB">
      <w:r>
        <w:rPr>
          <w:noProof/>
        </w:rPr>
        <w:lastRenderedPageBreak/>
        <w:drawing>
          <wp:inline distT="0" distB="0" distL="0" distR="0" wp14:anchorId="75573114" wp14:editId="49663A33">
            <wp:extent cx="5943600" cy="4955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D6C" w14:textId="6EF1EC94" w:rsidR="003C4CB2" w:rsidRDefault="006702BB"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4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Plots of k-mer </w:t>
      </w:r>
      <w:r>
        <w:rPr>
          <w:rFonts w:ascii="Times New Roman" w:eastAsia="Times New Roman" w:hAnsi="Times New Roman" w:cs="Times New Roman"/>
        </w:rPr>
        <w:t>frequency (x-axis)</w:t>
      </w:r>
      <w:r w:rsidRPr="00D417D1">
        <w:rPr>
          <w:rFonts w:ascii="Times New Roman" w:eastAsia="Times New Roman" w:hAnsi="Times New Roman" w:cs="Times New Roman"/>
        </w:rPr>
        <w:t xml:space="preserve"> vs GC</w:t>
      </w:r>
      <w:r>
        <w:rPr>
          <w:rFonts w:ascii="Times New Roman" w:eastAsia="Times New Roman" w:hAnsi="Times New Roman" w:cs="Times New Roman"/>
        </w:rPr>
        <w:t xml:space="preserve"> count (y-axis)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colored by the number of distinct k-mers </w:t>
      </w:r>
      <w:r w:rsidRPr="00D417D1">
        <w:rPr>
          <w:rFonts w:ascii="Times New Roman" w:eastAsia="Times New Roman" w:hAnsi="Times New Roman" w:cs="Times New Roman"/>
        </w:rPr>
        <w:t>used to detect bacterial and organelle contamination in linked-read sequence data.</w:t>
      </w:r>
      <w:r>
        <w:rPr>
          <w:rFonts w:ascii="Times New Roman" w:eastAsia="Times New Roman" w:hAnsi="Times New Roman" w:cs="Times New Roman"/>
        </w:rPr>
        <w:t xml:space="preserve"> Blue indicate fewer distinct k-mers with a given GC count and frequency, while yellow indicates more distinct k-mers.</w:t>
      </w:r>
      <w:r w:rsidRPr="0067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Plot</w:t>
      </w:r>
      <w:r w:rsidR="00C10B64">
        <w:rPr>
          <w:rFonts w:ascii="Times New Roman" w:eastAsia="Times New Roman" w:hAnsi="Times New Roman" w:cs="Times New Roman"/>
        </w:rPr>
        <w:t>s using k=21 (A &amp; C), and k=31 (B &amp; D</w:t>
      </w:r>
      <w:commentRangeStart w:id="15"/>
      <w:r w:rsidR="00C10B64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 xml:space="preserve">No indication of contamination was detected </w:t>
      </w:r>
      <w:r>
        <w:rPr>
          <w:rFonts w:ascii="Times New Roman" w:eastAsia="Times New Roman" w:hAnsi="Times New Roman" w:cs="Times New Roman"/>
        </w:rPr>
        <w:t xml:space="preserve">in </w:t>
      </w:r>
      <w:r w:rsidRPr="00D417D1">
        <w:rPr>
          <w:rFonts w:ascii="Times New Roman" w:eastAsia="Times New Roman" w:hAnsi="Times New Roman" w:cs="Times New Roman"/>
        </w:rPr>
        <w:t>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and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</w:t>
      </w:r>
      <w:r w:rsidRPr="00D417D1">
        <w:rPr>
          <w:rFonts w:ascii="Times New Roman" w:eastAsia="Times New Roman" w:hAnsi="Times New Roman" w:cs="Times New Roman"/>
        </w:rPr>
        <w:t>.</w:t>
      </w:r>
      <w:commentRangeEnd w:id="15"/>
      <w:r w:rsidR="00967672">
        <w:rPr>
          <w:rStyle w:val="CommentReference"/>
        </w:rPr>
        <w:commentReference w:id="15"/>
      </w:r>
    </w:p>
    <w:p w14:paraId="5994A653" w14:textId="36BDAD59" w:rsidR="006702BB" w:rsidRDefault="006702BB">
      <w:r>
        <w:br w:type="page"/>
      </w:r>
    </w:p>
    <w:p w14:paraId="25AFF817" w14:textId="60EEED59" w:rsidR="006702BB" w:rsidRDefault="006702BB">
      <w:r>
        <w:rPr>
          <w:noProof/>
        </w:rPr>
        <w:lastRenderedPageBreak/>
        <w:drawing>
          <wp:inline distT="0" distB="0" distL="0" distR="0" wp14:anchorId="49145B4E" wp14:editId="5ABB2A50">
            <wp:extent cx="5943600" cy="4955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42C" w14:textId="75739A43" w:rsidR="006702BB" w:rsidRDefault="006702BB" w:rsidP="006702BB">
      <w:pPr>
        <w:ind w:right="270"/>
        <w:rPr>
          <w:rFonts w:ascii="Times New Roman" w:eastAsia="Times New Roman" w:hAnsi="Times New Roman" w:cs="Times New Roman"/>
        </w:rPr>
        <w:sectPr w:rsidR="006702B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K-mer comparison plot of the number of distinct k-mers at different frequencies in linked-read sequence data </w:t>
      </w:r>
      <w:r>
        <w:rPr>
          <w:rFonts w:ascii="Times New Roman" w:eastAsia="Times New Roman" w:hAnsi="Times New Roman" w:cs="Times New Roman"/>
        </w:rPr>
        <w:t>from the</w:t>
      </w:r>
      <w:r w:rsidRPr="00D417D1">
        <w:rPr>
          <w:rFonts w:ascii="Times New Roman" w:eastAsia="Times New Roman" w:hAnsi="Times New Roman" w:cs="Times New Roman"/>
        </w:rPr>
        <w:t xml:space="preserve"> 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or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 xml:space="preserve">) samples. Plots </w:t>
      </w:r>
      <w:r w:rsidR="00C10B64">
        <w:rPr>
          <w:rFonts w:ascii="Times New Roman" w:eastAsia="Times New Roman" w:hAnsi="Times New Roman" w:cs="Times New Roman"/>
        </w:rPr>
        <w:t>using k=21 (A &amp; C), and k=31 (B &amp; D)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>For all plots the R1 (x-axis) and R2 (y-axis) captures a slightly different information</w:t>
      </w:r>
      <w:r>
        <w:rPr>
          <w:rFonts w:ascii="Times New Roman" w:eastAsia="Times New Roman" w:hAnsi="Times New Roman" w:cs="Times New Roman"/>
        </w:rPr>
        <w:t xml:space="preserve"> and no major sources of sequencing bias appear to occur</w:t>
      </w:r>
      <w:r w:rsidRPr="00D417D1">
        <w:rPr>
          <w:rFonts w:ascii="Times New Roman" w:eastAsia="Times New Roman" w:hAnsi="Times New Roman" w:cs="Times New Roman"/>
        </w:rPr>
        <w:t>.</w:t>
      </w:r>
    </w:p>
    <w:p w14:paraId="1CA6B7CB" w14:textId="75A03450" w:rsidR="003C4CB2" w:rsidRDefault="00D87783">
      <w:r>
        <w:rPr>
          <w:noProof/>
        </w:rPr>
        <w:lastRenderedPageBreak/>
        <w:drawing>
          <wp:inline distT="0" distB="0" distL="0" distR="0" wp14:anchorId="07855AA8" wp14:editId="5FF0DCE8">
            <wp:extent cx="3823252" cy="7646504"/>
            <wp:effectExtent l="0" t="0" r="0" b="0"/>
            <wp:docPr id="10" name="Picture 10" descr="Black dot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ck dots on a whit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41" cy="76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2F8" w14:textId="77777777" w:rsidR="000549D5" w:rsidRDefault="00D87783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6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Karyotype of m</w:t>
      </w:r>
      <w:r w:rsidRPr="00D87783">
        <w:rPr>
          <w:rFonts w:ascii="Times New Roman" w:eastAsia="Times New Roman" w:hAnsi="Times New Roman" w:cs="Times New Roman"/>
        </w:rPr>
        <w:t xml:space="preserve">etaphase stage mitotic cell from </w:t>
      </w:r>
      <w:r>
        <w:rPr>
          <w:rFonts w:ascii="Times New Roman" w:eastAsia="Times New Roman" w:hAnsi="Times New Roman" w:cs="Times New Roman"/>
        </w:rPr>
        <w:t>a male d</w:t>
      </w:r>
      <w:r w:rsidRPr="00D87783">
        <w:rPr>
          <w:rFonts w:ascii="Times New Roman" w:eastAsia="Times New Roman" w:hAnsi="Times New Roman" w:cs="Times New Roman"/>
        </w:rPr>
        <w:t xml:space="preserve">elta smelt </w:t>
      </w:r>
      <w:r>
        <w:rPr>
          <w:rFonts w:ascii="Times New Roman" w:eastAsia="Times New Roman" w:hAnsi="Times New Roman" w:cs="Times New Roman"/>
        </w:rPr>
        <w:t>showing</w:t>
      </w:r>
      <w:r w:rsidRPr="00D87783">
        <w:rPr>
          <w:rFonts w:ascii="Times New Roman" w:eastAsia="Times New Roman" w:hAnsi="Times New Roman" w:cs="Times New Roman"/>
        </w:rPr>
        <w:t xml:space="preserve"> 2n = 56 chromosomes. </w:t>
      </w:r>
      <w:r>
        <w:rPr>
          <w:rFonts w:ascii="Times New Roman" w:eastAsia="Times New Roman" w:hAnsi="Times New Roman" w:cs="Times New Roman"/>
        </w:rPr>
        <w:t xml:space="preserve">A.) unmodified image, no scale bar; B.)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modified image, plus scale bar (most journals want a scale bar</w:t>
      </w:r>
      <w:r>
        <w:rPr>
          <w:rFonts w:ascii="Times New Roman" w:eastAsia="Times New Roman" w:hAnsi="Times New Roman" w:cs="Times New Roman"/>
        </w:rPr>
        <w:t xml:space="preserve">; C.)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focused</w:t>
      </w:r>
      <w:r w:rsidRPr="00D87783">
        <w:rPr>
          <w:rFonts w:ascii="Times New Roman" w:eastAsia="Times New Roman" w:hAnsi="Times New Roman" w:cs="Times New Roman"/>
        </w:rPr>
        <w:t xml:space="preserve"> image, plus scale bar</w:t>
      </w:r>
      <w:r w:rsidR="00CC3531">
        <w:rPr>
          <w:rFonts w:ascii="Times New Roman" w:eastAsia="Times New Roman" w:hAnsi="Times New Roman" w:cs="Times New Roman"/>
        </w:rPr>
        <w:t>.</w:t>
      </w:r>
    </w:p>
    <w:p w14:paraId="6AC6C5E8" w14:textId="44817CEA" w:rsidR="000549D5" w:rsidRDefault="00C825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6A1E70A" wp14:editId="59257B3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79" w14:textId="77777777" w:rsidR="00B364D1" w:rsidRDefault="000549D5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7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 w:rsidR="00C825EE">
        <w:rPr>
          <w:rFonts w:ascii="Times New Roman" w:eastAsia="Times New Roman" w:hAnsi="Times New Roman" w:cs="Times New Roman"/>
        </w:rPr>
        <w:t>Multi-dimensional scaling of individual delta smelt from corresponding birth years</w:t>
      </w:r>
      <w:r w:rsidR="006306DA">
        <w:rPr>
          <w:rFonts w:ascii="Times New Roman" w:eastAsia="Times New Roman" w:hAnsi="Times New Roman" w:cs="Times New Roman"/>
        </w:rPr>
        <w:t xml:space="preserve"> for hybrid identification analysis</w:t>
      </w:r>
      <w:r w:rsidRPr="00D87783">
        <w:rPr>
          <w:rFonts w:ascii="Times New Roman" w:eastAsia="Times New Roman" w:hAnsi="Times New Roman" w:cs="Times New Roman"/>
        </w:rPr>
        <w:t>.</w:t>
      </w:r>
    </w:p>
    <w:p w14:paraId="67C07C2E" w14:textId="77777777" w:rsidR="00B364D1" w:rsidRDefault="00B364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6D89C5A" w14:textId="3AE61CC1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8E9E750" wp14:editId="6F8D1892">
            <wp:extent cx="5943600" cy="4754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9D" w14:textId="43A1EEEC" w:rsidR="00B364D1" w:rsidRDefault="00B364D1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8</w:t>
      </w:r>
      <w:r>
        <w:rPr>
          <w:rFonts w:ascii="Times New Roman" w:eastAsia="Times New Roman" w:hAnsi="Times New Roman" w:cs="Times New Roman"/>
        </w:rPr>
        <w:t>. One</w:t>
      </w:r>
      <w:r w:rsidR="006C0B0D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generation </w:t>
      </w:r>
      <w:r w:rsidR="006C0B0D">
        <w:rPr>
          <w:rFonts w:ascii="Times New Roman" w:eastAsia="Times New Roman" w:hAnsi="Times New Roman" w:cs="Times New Roman"/>
        </w:rPr>
        <w:t xml:space="preserve">temporal </w:t>
      </w:r>
      <w:r>
        <w:rPr>
          <w:rFonts w:ascii="Times New Roman" w:eastAsia="Times New Roman" w:hAnsi="Times New Roman" w:cs="Times New Roman"/>
        </w:rPr>
        <w:t xml:space="preserve">estimates of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from 1995 to 2019</w:t>
      </w:r>
      <w:r>
        <w:rPr>
          <w:rFonts w:ascii="Times New Roman" w:eastAsia="Times New Roman" w:hAnsi="Times New Roman" w:cs="Times New Roma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using three different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estimators––</w:t>
      </w:r>
      <w:proofErr w:type="spellStart"/>
      <w:r w:rsidR="00F569D9">
        <w:rPr>
          <w:rFonts w:ascii="Times New Roman" w:eastAsia="Times New Roman" w:hAnsi="Times New Roman" w:cs="Times New Roman"/>
        </w:rPr>
        <w:t>Jorde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Ryman (pink), Nei and Tajima (green) and Pollak (blue), and a </w:t>
      </w:r>
      <w:proofErr w:type="spellStart"/>
      <w:r w:rsidR="00F569D9">
        <w:rPr>
          <w:rFonts w:ascii="Times New Roman" w:eastAsia="Times New Roman" w:hAnsi="Times New Roman" w:cs="Times New Roman"/>
        </w:rPr>
        <w:t>PCrit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threshold of 0.05.</w:t>
      </w:r>
    </w:p>
    <w:p w14:paraId="375055CB" w14:textId="1FF81AF9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C2F8E37" w14:textId="40B9E476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7E4E05" wp14:editId="7DD40B64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679" w14:textId="21F5A052" w:rsidR="00B364D1" w:rsidRDefault="00B364D1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9.</w:t>
      </w:r>
      <w:r w:rsidR="00F569D9">
        <w:rPr>
          <w:rFonts w:ascii="Times New Roman" w:eastAsia="Times New Roman" w:hAnsi="Times New Roman" w:cs="Times New Roman"/>
        </w:rPr>
        <w:t xml:space="preserve"> All-by-all scatter plot of temporal Ne estimates. Points are located at the mean generation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>.</w:t>
      </w:r>
      <w:commentRangeStart w:id="16"/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For 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>visualization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Ne estimates above 10,000 were given a value of 10,000 and negative Ne estimates, which indicate the true Ne is too large to be defined</w:t>
      </w:r>
      <w:r w:rsidR="00626557">
        <w:rPr>
          <w:rFonts w:ascii="Times New Roman" w:eastAsia="Times New Roman" w:hAnsi="Times New Roman" w:cs="Times New Roman"/>
          <w:bCs/>
          <w:iCs/>
          <w:lang w:val="en"/>
        </w:rPr>
        <w:t xml:space="preserve">, were given a value of 10,300. </w:t>
      </w:r>
      <w:commentRangeEnd w:id="16"/>
      <w:r w:rsidR="00967672">
        <w:rPr>
          <w:rStyle w:val="CommentReference"/>
        </w:rPr>
        <w:commentReference w:id="16"/>
      </w:r>
    </w:p>
    <w:p w14:paraId="7557C8A2" w14:textId="43B8F7AC" w:rsidR="00626557" w:rsidRDefault="00626557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2A024F09" w14:textId="2D0D9B98" w:rsidR="00626557" w:rsidRDefault="00A91CA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lastRenderedPageBreak/>
        <w:drawing>
          <wp:inline distT="0" distB="0" distL="0" distR="0" wp14:anchorId="7E16DED2" wp14:editId="51F89542">
            <wp:extent cx="59436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EF" w14:textId="574F10AF" w:rsidR="00626557" w:rsidRDefault="00626557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10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Per site genetic diversity (theta)</w:t>
      </w:r>
      <w:r w:rsidR="00347CD2">
        <w:rPr>
          <w:rFonts w:ascii="Times New Roman" w:eastAsia="Times New Roman" w:hAnsi="Times New Roman" w:cs="Times New Roman"/>
        </w:rPr>
        <w:t xml:space="preserve"> for birth years from 1995 to 2020 estimated for </w:t>
      </w:r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the normalized number of segregating sites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Watterson,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S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 and average pairwise nucleotide differences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Pi,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π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commentRangeStart w:id="17"/>
      <w:r w:rsidR="00A91CAB">
        <w:rPr>
          <w:rFonts w:ascii="Times New Roman" w:eastAsia="Times New Roman" w:hAnsi="Times New Roman" w:cs="Times New Roman"/>
          <w:bCs/>
          <w:iCs/>
          <w:lang w:val="en"/>
        </w:rPr>
        <w:t>with regression lines and 0.95 confidence intervals.</w:t>
      </w:r>
      <w:commentRangeEnd w:id="17"/>
      <w:r w:rsidR="00967672">
        <w:rPr>
          <w:rStyle w:val="CommentReference"/>
        </w:rPr>
        <w:commentReference w:id="17"/>
      </w:r>
    </w:p>
    <w:p w14:paraId="4BEE4372" w14:textId="3C60A5BD" w:rsidR="000549D5" w:rsidRDefault="000549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A5EB5" w14:textId="77777777" w:rsidR="000549D5" w:rsidRDefault="000549D5">
      <w:pPr>
        <w:rPr>
          <w:rFonts w:ascii="Times New Roman" w:eastAsia="Times New Roman" w:hAnsi="Times New Roman" w:cs="Times New Roman"/>
        </w:rPr>
      </w:pPr>
    </w:p>
    <w:p w14:paraId="27A383F6" w14:textId="5D08650A" w:rsidR="00CC3531" w:rsidRDefault="00CC35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510B8" wp14:editId="66F27283">
            <wp:extent cx="6254052" cy="5116830"/>
            <wp:effectExtent l="0" t="0" r="0" b="1270"/>
            <wp:docPr id="3" name="Picture 3" descr="A picture containing tre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day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832" cy="5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66C" w14:textId="7AC0A4EF" w:rsidR="005F62B1" w:rsidRDefault="005F62B1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 w:rsidR="001C1AF9">
        <w:rPr>
          <w:rFonts w:ascii="Times New Roman" w:eastAsia="Times New Roman" w:hAnsi="Times New Roman" w:cs="Times New Roman"/>
          <w:b/>
        </w:rPr>
        <w:t>11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Manhattan plots of each of the 28 male chromosomes</w:t>
      </w:r>
      <w:r w:rsidR="008156B5">
        <w:rPr>
          <w:rFonts w:ascii="Times New Roman" w:eastAsia="Times New Roman" w:hAnsi="Times New Roman" w:cs="Times New Roman"/>
        </w:rPr>
        <w:t>. Location on the x axis and log</w:t>
      </w:r>
      <w:r w:rsidR="008156B5">
        <w:rPr>
          <w:rFonts w:ascii="Times New Roman" w:eastAsia="Times New Roman" w:hAnsi="Times New Roman" w:cs="Times New Roman"/>
          <w:vertAlign w:val="subscript"/>
        </w:rPr>
        <w:t>10</w:t>
      </w:r>
      <w:r w:rsidR="008156B5">
        <w:rPr>
          <w:rFonts w:ascii="Times New Roman" w:eastAsia="Times New Roman" w:hAnsi="Times New Roman" w:cs="Times New Roman"/>
        </w:rPr>
        <w:t>P significance on the y axis</w:t>
      </w:r>
      <w:r>
        <w:rPr>
          <w:rFonts w:ascii="Times New Roman" w:eastAsia="Times New Roman" w:hAnsi="Times New Roman" w:cs="Times New Roman"/>
        </w:rPr>
        <w:t xml:space="preserve">. </w:t>
      </w:r>
      <w:commentRangeStart w:id="18"/>
      <w:r>
        <w:rPr>
          <w:rFonts w:ascii="Times New Roman" w:eastAsia="Times New Roman" w:hAnsi="Times New Roman" w:cs="Times New Roman"/>
        </w:rPr>
        <w:t>Significant SNPs</w:t>
      </w:r>
      <w:r w:rsidR="00967672">
        <w:rPr>
          <w:rFonts w:ascii="Times New Roman" w:eastAsia="Times New Roman" w:hAnsi="Times New Roman" w:cs="Times New Roman"/>
        </w:rPr>
        <w:t xml:space="preserve"> on chromosome 5 are</w:t>
      </w:r>
      <w:r>
        <w:rPr>
          <w:rFonts w:ascii="Times New Roman" w:eastAsia="Times New Roman" w:hAnsi="Times New Roman" w:cs="Times New Roman"/>
        </w:rPr>
        <w:t xml:space="preserve"> marked in blue.</w:t>
      </w:r>
      <w:commentRangeEnd w:id="18"/>
      <w:r w:rsidR="00967672">
        <w:rPr>
          <w:rStyle w:val="CommentReference"/>
        </w:rPr>
        <w:commentReference w:id="18"/>
      </w:r>
      <w:r w:rsidR="00967672">
        <w:rPr>
          <w:rFonts w:ascii="Times New Roman" w:eastAsia="Times New Roman" w:hAnsi="Times New Roman" w:cs="Times New Roman"/>
        </w:rPr>
        <w:t xml:space="preserve"> These regions are worthy of further exp</w:t>
      </w:r>
      <w:ins w:id="19" w:author="Microsoft Office User" w:date="2021-06-15T16:51:00Z">
        <w:r w:rsidR="00967672">
          <w:rPr>
            <w:rFonts w:ascii="Times New Roman" w:eastAsia="Times New Roman" w:hAnsi="Times New Roman" w:cs="Times New Roman"/>
          </w:rPr>
          <w:t>loration…</w:t>
        </w:r>
      </w:ins>
    </w:p>
    <w:p w14:paraId="70BF5A74" w14:textId="77FE10D1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82BB7" w14:textId="4741CC2A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7EB13216" wp14:editId="621E80D8">
            <wp:extent cx="5943600" cy="473583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3E1A" w14:textId="4B844D0D" w:rsidR="000B5818" w:rsidRDefault="000B5818">
      <w:pPr>
        <w:rPr>
          <w:rFonts w:ascii="Times New Roman" w:eastAsia="Times New Roman" w:hAnsi="Times New Roman" w:cs="Times New Roman"/>
        </w:rPr>
      </w:pPr>
      <w:r w:rsidRPr="00B473D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12</w:t>
      </w:r>
      <w:r w:rsidR="002D1811">
        <w:rPr>
          <w:rFonts w:ascii="Times New Roman" w:eastAsia="Times New Roman" w:hAnsi="Times New Roman" w:cs="Times New Roman"/>
        </w:rPr>
        <w:t>. Histogram of k-mer abundances in male and female sequencing data. The male sequencing data appears to have a</w:t>
      </w:r>
      <w:del w:id="20" w:author="Microsoft Office User" w:date="2021-06-15T16:52:00Z">
        <w:r w:rsidR="002D1811" w:rsidDel="00967672">
          <w:rPr>
            <w:rFonts w:ascii="Times New Roman" w:eastAsia="Times New Roman" w:hAnsi="Times New Roman" w:cs="Times New Roman"/>
          </w:rPr>
          <w:delText xml:space="preserve"> more</w:delText>
        </w:r>
      </w:del>
      <w:r w:rsidR="002D1811">
        <w:rPr>
          <w:rFonts w:ascii="Times New Roman" w:eastAsia="Times New Roman" w:hAnsi="Times New Roman" w:cs="Times New Roman"/>
        </w:rPr>
        <w:t xml:space="preserve"> higher abundance k-mers while the female sequencing data has more lower abundance k-</w:t>
      </w:r>
      <w:commentRangeStart w:id="21"/>
      <w:proofErr w:type="spellStart"/>
      <w:r w:rsidR="002D1811">
        <w:rPr>
          <w:rFonts w:ascii="Times New Roman" w:eastAsia="Times New Roman" w:hAnsi="Times New Roman" w:cs="Times New Roman"/>
        </w:rPr>
        <w:t>mers</w:t>
      </w:r>
      <w:commentRangeEnd w:id="21"/>
      <w:proofErr w:type="spellEnd"/>
      <w:r w:rsidR="00967672">
        <w:rPr>
          <w:rStyle w:val="CommentReference"/>
        </w:rPr>
        <w:commentReference w:id="21"/>
      </w:r>
      <w:r w:rsidR="002D1811">
        <w:rPr>
          <w:rFonts w:ascii="Times New Roman" w:eastAsia="Times New Roman" w:hAnsi="Times New Roman" w:cs="Times New Roman"/>
        </w:rPr>
        <w:t>.</w:t>
      </w:r>
    </w:p>
    <w:p w14:paraId="00EC71A5" w14:textId="09D0856F" w:rsidR="00B473D0" w:rsidRDefault="00B473D0">
      <w:pPr>
        <w:rPr>
          <w:rFonts w:ascii="Times New Roman" w:eastAsia="Times New Roman" w:hAnsi="Times New Roman" w:cs="Times New Roman"/>
        </w:rPr>
      </w:pPr>
    </w:p>
    <w:p w14:paraId="1F9BB989" w14:textId="34298351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79F81A5" w14:textId="5AB93F3B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0896F69C" wp14:editId="518E49FD">
            <wp:extent cx="5943600" cy="47358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31A" w14:textId="28DE8DF9" w:rsidR="00307A26" w:rsidRDefault="00B473D0">
      <w:pPr>
        <w:rPr>
          <w:rFonts w:ascii="Times New Roman" w:eastAsia="Times New Roman" w:hAnsi="Times New Roman" w:cs="Times New Roman"/>
        </w:rPr>
      </w:pPr>
      <w:r w:rsidRPr="0099542E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13</w:t>
      </w:r>
      <w:r w:rsidR="0076215F" w:rsidRPr="0099542E">
        <w:rPr>
          <w:rFonts w:ascii="Times New Roman" w:eastAsia="Times New Roman" w:hAnsi="Times New Roman" w:cs="Times New Roman"/>
          <w:b/>
          <w:bCs/>
        </w:rPr>
        <w:t>.</w:t>
      </w:r>
      <w:r w:rsidR="0076215F">
        <w:rPr>
          <w:rFonts w:ascii="Times New Roman" w:eastAsia="Times New Roman" w:hAnsi="Times New Roman" w:cs="Times New Roman"/>
        </w:rPr>
        <w:t xml:space="preserve"> All k-mer abundances filtered through contigs </w:t>
      </w:r>
      <w:commentRangeStart w:id="22"/>
      <w:r w:rsidR="0076215F">
        <w:rPr>
          <w:rFonts w:ascii="Times New Roman" w:eastAsia="Times New Roman" w:hAnsi="Times New Roman" w:cs="Times New Roman"/>
        </w:rPr>
        <w:t>containing five or more k-</w:t>
      </w:r>
      <w:proofErr w:type="spellStart"/>
      <w:r w:rsidR="0076215F">
        <w:rPr>
          <w:rFonts w:ascii="Times New Roman" w:eastAsia="Times New Roman" w:hAnsi="Times New Roman" w:cs="Times New Roman"/>
        </w:rPr>
        <w:t>mers</w:t>
      </w:r>
      <w:commentRangeEnd w:id="22"/>
      <w:proofErr w:type="spellEnd"/>
      <w:r w:rsidR="00967672">
        <w:rPr>
          <w:rStyle w:val="CommentReference"/>
        </w:rPr>
        <w:commentReference w:id="22"/>
      </w:r>
      <w:r w:rsidR="0076215F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Both female and male have a broad distribution of k-mers with 90-140 abundance, while</w:t>
      </w:r>
      <w:r w:rsidR="0076215F">
        <w:rPr>
          <w:rFonts w:ascii="Times New Roman" w:eastAsia="Times New Roman" w:hAnsi="Times New Roman" w:cs="Times New Roman"/>
        </w:rPr>
        <w:t xml:space="preserve"> male specific peak (in blue)</w:t>
      </w:r>
      <w:r w:rsidR="0099542E">
        <w:rPr>
          <w:rFonts w:ascii="Times New Roman" w:eastAsia="Times New Roman" w:hAnsi="Times New Roman" w:cs="Times New Roman"/>
        </w:rPr>
        <w:t xml:space="preserve"> can be seen from 30-70 </w:t>
      </w:r>
      <w:commentRangeStart w:id="23"/>
      <w:r w:rsidR="0099542E">
        <w:rPr>
          <w:rFonts w:ascii="Times New Roman" w:eastAsia="Times New Roman" w:hAnsi="Times New Roman" w:cs="Times New Roman"/>
        </w:rPr>
        <w:t>abundance</w:t>
      </w:r>
      <w:commentRangeEnd w:id="23"/>
      <w:r w:rsidR="00967672">
        <w:rPr>
          <w:rStyle w:val="CommentReference"/>
        </w:rPr>
        <w:commentReference w:id="23"/>
      </w:r>
      <w:r w:rsidR="002D5959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</w:t>
      </w:r>
    </w:p>
    <w:p w14:paraId="02D40873" w14:textId="1B54D169" w:rsidR="00307A26" w:rsidRDefault="00307A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F27461" w14:textId="1D3B4F06" w:rsidR="00307A26" w:rsidRDefault="00EB0A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534E4F" wp14:editId="4CBF0C7A">
            <wp:extent cx="5943600" cy="712787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293" w14:textId="39260935" w:rsidR="002B6D24" w:rsidRPr="00CC3531" w:rsidRDefault="002B6D24">
      <w:pPr>
        <w:rPr>
          <w:rFonts w:ascii="Times New Roman" w:eastAsia="Times New Roman" w:hAnsi="Times New Roman" w:cs="Times New Roman"/>
        </w:rPr>
      </w:pPr>
      <w:r w:rsidRPr="00234A70">
        <w:rPr>
          <w:rFonts w:ascii="Times New Roman" w:eastAsia="Times New Roman" w:hAnsi="Times New Roman" w:cs="Times New Roman"/>
          <w:b/>
          <w:bCs/>
        </w:rPr>
        <w:t>Figure 1</w:t>
      </w:r>
      <w:r w:rsidR="001C1AF9">
        <w:rPr>
          <w:rFonts w:ascii="Times New Roman" w:eastAsia="Times New Roman" w:hAnsi="Times New Roman" w:cs="Times New Roman"/>
          <w:b/>
          <w:bCs/>
        </w:rPr>
        <w:t>4</w:t>
      </w:r>
      <w:r w:rsidRPr="00234A70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Male </w:t>
      </w:r>
      <w:r w:rsidR="00234A70">
        <w:rPr>
          <w:rFonts w:ascii="Times New Roman" w:eastAsia="Times New Roman" w:hAnsi="Times New Roman" w:cs="Times New Roman"/>
        </w:rPr>
        <w:t xml:space="preserve">(x-axis) </w:t>
      </w:r>
      <w:r>
        <w:rPr>
          <w:rFonts w:ascii="Times New Roman" w:eastAsia="Times New Roman" w:hAnsi="Times New Roman" w:cs="Times New Roman"/>
        </w:rPr>
        <w:t>versus female</w:t>
      </w:r>
      <w:r w:rsidR="00234A70">
        <w:rPr>
          <w:rFonts w:ascii="Times New Roman" w:eastAsia="Times New Roman" w:hAnsi="Times New Roman" w:cs="Times New Roman"/>
        </w:rPr>
        <w:t xml:space="preserve"> (y-axis)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median k-mer</w:t>
      </w:r>
      <w:r>
        <w:rPr>
          <w:rFonts w:ascii="Times New Roman" w:eastAsia="Times New Roman" w:hAnsi="Times New Roman" w:cs="Times New Roman"/>
        </w:rPr>
        <w:t xml:space="preserve"> abundance </w:t>
      </w:r>
      <w:r w:rsidR="00234A70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contigs with 5 or more k-mers.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A</w:t>
      </w:r>
      <w:del w:id="24" w:author="Microsoft Office User" w:date="2021-06-15T16:52:00Z">
        <w:r w:rsidR="00234A70" w:rsidDel="00967672">
          <w:rPr>
            <w:rFonts w:ascii="Times New Roman" w:eastAsia="Times New Roman" w:hAnsi="Times New Roman" w:cs="Times New Roman"/>
          </w:rPr>
          <w:delText>.</w:delText>
        </w:r>
      </w:del>
      <w:r w:rsidR="00234A70">
        <w:rPr>
          <w:rFonts w:ascii="Times New Roman" w:eastAsia="Times New Roman" w:hAnsi="Times New Roman" w:cs="Times New Roman"/>
        </w:rPr>
        <w:t>) All contigs containing 5 or more k-</w:t>
      </w:r>
      <w:proofErr w:type="spellStart"/>
      <w:r w:rsidR="00234A70">
        <w:rPr>
          <w:rFonts w:ascii="Times New Roman" w:eastAsia="Times New Roman" w:hAnsi="Times New Roman" w:cs="Times New Roman"/>
        </w:rPr>
        <w:t>mers</w:t>
      </w:r>
      <w:proofErr w:type="spellEnd"/>
      <w:r w:rsidR="00234A70">
        <w:rPr>
          <w:rFonts w:ascii="Times New Roman" w:eastAsia="Times New Roman" w:hAnsi="Times New Roman" w:cs="Times New Roman"/>
        </w:rPr>
        <w:t xml:space="preserve"> B</w:t>
      </w:r>
      <w:del w:id="25" w:author="Microsoft Office User" w:date="2021-06-15T16:52:00Z">
        <w:r w:rsidR="00234A70" w:rsidDel="00967672">
          <w:rPr>
            <w:rFonts w:ascii="Times New Roman" w:eastAsia="Times New Roman" w:hAnsi="Times New Roman" w:cs="Times New Roman"/>
          </w:rPr>
          <w:delText>.</w:delText>
        </w:r>
      </w:del>
      <w:r w:rsidR="00234A70">
        <w:rPr>
          <w:rFonts w:ascii="Times New Roman" w:eastAsia="Times New Roman" w:hAnsi="Times New Roman" w:cs="Times New Roman"/>
        </w:rPr>
        <w:t>) Zoomed in</w:t>
      </w:r>
      <w:r w:rsidR="00786D72">
        <w:rPr>
          <w:rFonts w:ascii="Times New Roman" w:eastAsia="Times New Roman" w:hAnsi="Times New Roman" w:cs="Times New Roman"/>
        </w:rPr>
        <w:t xml:space="preserve"> view to show clear line of contigs with zero abundance in female sequencing </w:t>
      </w:r>
      <w:commentRangeStart w:id="26"/>
      <w:r w:rsidR="00786D72">
        <w:rPr>
          <w:rFonts w:ascii="Times New Roman" w:eastAsia="Times New Roman" w:hAnsi="Times New Roman" w:cs="Times New Roman"/>
        </w:rPr>
        <w:t>data</w:t>
      </w:r>
      <w:commentRangeEnd w:id="26"/>
      <w:r w:rsidR="00967672">
        <w:rPr>
          <w:rStyle w:val="CommentReference"/>
        </w:rPr>
        <w:commentReference w:id="26"/>
      </w:r>
      <w:r w:rsidR="00786D72">
        <w:rPr>
          <w:rFonts w:ascii="Times New Roman" w:eastAsia="Times New Roman" w:hAnsi="Times New Roman" w:cs="Times New Roman"/>
        </w:rPr>
        <w:t>.</w:t>
      </w:r>
    </w:p>
    <w:sectPr w:rsidR="002B6D24" w:rsidRPr="00CC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annon Erica Kendal Joslin" w:date="2021-03-19T13:18:00Z" w:initials="SEKJ">
    <w:p w14:paraId="12C747C9" w14:textId="57096539" w:rsidR="009D326B" w:rsidRDefault="009D326B" w:rsidP="00DB4792">
      <w:pPr>
        <w:pStyle w:val="CommentText"/>
      </w:pPr>
      <w:r>
        <w:rPr>
          <w:rStyle w:val="CommentReference"/>
        </w:rPr>
        <w:annotationRef/>
      </w:r>
      <w:r w:rsidR="00572F39">
        <w:rPr>
          <w:rStyle w:val="CommentReference"/>
        </w:rPr>
        <w:t>Still need</w:t>
      </w:r>
      <w:r>
        <w:t xml:space="preserve"> to update to match steps</w:t>
      </w:r>
      <w:r w:rsidR="00572F39">
        <w:t xml:space="preserve"> </w:t>
      </w:r>
      <w:r w:rsidR="008D4092">
        <w:t xml:space="preserve">so </w:t>
      </w:r>
      <w:r w:rsidR="00572F39">
        <w:t>disregard</w:t>
      </w:r>
    </w:p>
  </w:comment>
  <w:comment w:id="10" w:author="Microsoft Office User" w:date="2021-06-15T16:54:00Z" w:initials="MOU">
    <w:p w14:paraId="58EB313A" w14:textId="03EBDA99" w:rsidR="00967672" w:rsidRDefault="00967672">
      <w:pPr>
        <w:pStyle w:val="CommentText"/>
      </w:pPr>
      <w:r>
        <w:rPr>
          <w:rStyle w:val="CommentReference"/>
        </w:rPr>
        <w:annotationRef/>
      </w:r>
      <w:r>
        <w:t>Typo?</w:t>
      </w:r>
    </w:p>
  </w:comment>
  <w:comment w:id="14" w:author="Microsoft Office User" w:date="2021-06-15T16:53:00Z" w:initials="MOU">
    <w:p w14:paraId="514175DA" w14:textId="763135D5" w:rsidR="00967672" w:rsidRDefault="00967672">
      <w:pPr>
        <w:pStyle w:val="CommentText"/>
      </w:pPr>
      <w:r>
        <w:rPr>
          <w:rStyle w:val="CommentReference"/>
        </w:rPr>
        <w:annotationRef/>
      </w:r>
      <w:r>
        <w:t>Good.</w:t>
      </w:r>
    </w:p>
  </w:comment>
  <w:comment w:id="15" w:author="Microsoft Office User" w:date="2021-06-15T16:53:00Z" w:initials="MOU">
    <w:p w14:paraId="7B194C1B" w14:textId="56032223" w:rsidR="00967672" w:rsidRDefault="00967672">
      <w:pPr>
        <w:pStyle w:val="CommentText"/>
      </w:pPr>
      <w:r>
        <w:rPr>
          <w:rStyle w:val="CommentReference"/>
        </w:rPr>
        <w:annotationRef/>
      </w:r>
      <w:r>
        <w:t xml:space="preserve">Good. </w:t>
      </w:r>
    </w:p>
  </w:comment>
  <w:comment w:id="16" w:author="Microsoft Office User" w:date="2021-06-15T16:50:00Z" w:initials="MOU">
    <w:p w14:paraId="65DF3AAA" w14:textId="5B3AC8A9" w:rsidR="00967672" w:rsidRDefault="00967672">
      <w:pPr>
        <w:pStyle w:val="CommentText"/>
      </w:pPr>
      <w:r>
        <w:rPr>
          <w:rStyle w:val="CommentReference"/>
        </w:rPr>
        <w:annotationRef/>
      </w:r>
      <w:r>
        <w:t>What else are you observing here?</w:t>
      </w:r>
    </w:p>
  </w:comment>
  <w:comment w:id="17" w:author="Microsoft Office User" w:date="2021-06-15T16:50:00Z" w:initials="MOU">
    <w:p w14:paraId="7930D335" w14:textId="3D6C12AF" w:rsidR="00967672" w:rsidRDefault="00967672">
      <w:pPr>
        <w:pStyle w:val="CommentText"/>
      </w:pPr>
      <w:r>
        <w:rPr>
          <w:rStyle w:val="CommentReference"/>
        </w:rPr>
        <w:annotationRef/>
      </w:r>
      <w:r>
        <w:t>What is your interpretation?</w:t>
      </w:r>
    </w:p>
  </w:comment>
  <w:comment w:id="18" w:author="Microsoft Office User" w:date="2021-06-15T16:50:00Z" w:initials="MOU">
    <w:p w14:paraId="76159E89" w14:textId="411CF91B" w:rsidR="00967672" w:rsidRDefault="00967672">
      <w:pPr>
        <w:pStyle w:val="CommentText"/>
      </w:pPr>
      <w:r>
        <w:rPr>
          <w:rStyle w:val="CommentReference"/>
        </w:rPr>
        <w:annotationRef/>
      </w:r>
      <w:r>
        <w:t>Give us more.</w:t>
      </w:r>
    </w:p>
  </w:comment>
  <w:comment w:id="21" w:author="Microsoft Office User" w:date="2021-06-15T16:52:00Z" w:initials="MOU">
    <w:p w14:paraId="2D8CB8AD" w14:textId="38CE6328" w:rsidR="00967672" w:rsidRDefault="00967672">
      <w:pPr>
        <w:pStyle w:val="CommentText"/>
      </w:pPr>
      <w:r>
        <w:rPr>
          <w:rStyle w:val="CommentReference"/>
        </w:rPr>
        <w:annotationRef/>
      </w:r>
      <w:r>
        <w:t>What does this mean?</w:t>
      </w:r>
    </w:p>
  </w:comment>
  <w:comment w:id="22" w:author="Microsoft Office User" w:date="2021-06-15T16:52:00Z" w:initials="MOU">
    <w:p w14:paraId="60BEC015" w14:textId="4197B4F6" w:rsidR="00967672" w:rsidRDefault="00967672">
      <w:pPr>
        <w:pStyle w:val="CommentText"/>
      </w:pPr>
      <w:r>
        <w:rPr>
          <w:rStyle w:val="CommentReference"/>
        </w:rPr>
        <w:annotationRef/>
      </w:r>
      <w:r>
        <w:t>Why?</w:t>
      </w:r>
    </w:p>
  </w:comment>
  <w:comment w:id="23" w:author="Microsoft Office User" w:date="2021-06-15T16:52:00Z" w:initials="MOU">
    <w:p w14:paraId="7CF96132" w14:textId="5A92192F" w:rsidR="00967672" w:rsidRDefault="00967672">
      <w:pPr>
        <w:pStyle w:val="CommentText"/>
      </w:pPr>
      <w:r>
        <w:rPr>
          <w:rStyle w:val="CommentReference"/>
        </w:rPr>
        <w:annotationRef/>
      </w:r>
      <w:r>
        <w:t>So what?</w:t>
      </w:r>
    </w:p>
  </w:comment>
  <w:comment w:id="26" w:author="Microsoft Office User" w:date="2021-06-15T16:53:00Z" w:initials="MOU">
    <w:p w14:paraId="31DD0B86" w14:textId="3A5F7506" w:rsidR="00967672" w:rsidRDefault="00967672">
      <w:pPr>
        <w:pStyle w:val="CommentText"/>
      </w:pPr>
      <w:r>
        <w:rPr>
          <w:rStyle w:val="CommentReference"/>
        </w:rPr>
        <w:annotationRef/>
      </w:r>
      <w:r>
        <w:t>What does this mean?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C747C9" w15:done="0"/>
  <w15:commentEx w15:paraId="58EB313A" w15:done="0"/>
  <w15:commentEx w15:paraId="514175DA" w15:done="0"/>
  <w15:commentEx w15:paraId="7B194C1B" w15:done="0"/>
  <w15:commentEx w15:paraId="65DF3AAA" w15:done="0"/>
  <w15:commentEx w15:paraId="7930D335" w15:done="0"/>
  <w15:commentEx w15:paraId="76159E89" w15:done="0"/>
  <w15:commentEx w15:paraId="2D8CB8AD" w15:done="0"/>
  <w15:commentEx w15:paraId="60BEC015" w15:done="0"/>
  <w15:commentEx w15:paraId="7CF96132" w15:done="0"/>
  <w15:commentEx w15:paraId="31DD0B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F230A" w16cex:dateUtc="2021-03-19T20:18:00Z"/>
  <w16cex:commentExtensible w16cex:durableId="247359B7" w16cex:dateUtc="2021-06-15T23:54:00Z"/>
  <w16cex:commentExtensible w16cex:durableId="24735985" w16cex:dateUtc="2021-06-15T23:53:00Z"/>
  <w16cex:commentExtensible w16cex:durableId="2473597C" w16cex:dateUtc="2021-06-15T23:53:00Z"/>
  <w16cex:commentExtensible w16cex:durableId="247358D2" w16cex:dateUtc="2021-06-15T23:50:00Z"/>
  <w16cex:commentExtensible w16cex:durableId="247358DF" w16cex:dateUtc="2021-06-15T23:50:00Z"/>
  <w16cex:commentExtensible w16cex:durableId="247358EC" w16cex:dateUtc="2021-06-15T23:50:00Z"/>
  <w16cex:commentExtensible w16cex:durableId="24735938" w16cex:dateUtc="2021-06-15T23:52:00Z"/>
  <w16cex:commentExtensible w16cex:durableId="24735948" w16cex:dateUtc="2021-06-15T23:52:00Z"/>
  <w16cex:commentExtensible w16cex:durableId="24735954" w16cex:dateUtc="2021-06-15T23:52:00Z"/>
  <w16cex:commentExtensible w16cex:durableId="2473596D" w16cex:dateUtc="2021-06-15T23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C747C9" w16cid:durableId="23FF230A"/>
  <w16cid:commentId w16cid:paraId="58EB313A" w16cid:durableId="247359B7"/>
  <w16cid:commentId w16cid:paraId="514175DA" w16cid:durableId="24735985"/>
  <w16cid:commentId w16cid:paraId="7B194C1B" w16cid:durableId="2473597C"/>
  <w16cid:commentId w16cid:paraId="65DF3AAA" w16cid:durableId="247358D2"/>
  <w16cid:commentId w16cid:paraId="7930D335" w16cid:durableId="247358DF"/>
  <w16cid:commentId w16cid:paraId="76159E89" w16cid:durableId="247358EC"/>
  <w16cid:commentId w16cid:paraId="2D8CB8AD" w16cid:durableId="24735938"/>
  <w16cid:commentId w16cid:paraId="60BEC015" w16cid:durableId="24735948"/>
  <w16cid:commentId w16cid:paraId="7CF96132" w16cid:durableId="24735954"/>
  <w16cid:commentId w16cid:paraId="31DD0B86" w16cid:durableId="2473596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non Erica Kendal Joslin">
    <w15:presenceInfo w15:providerId="AD" w15:userId="S::sejoslin@ucdavis.edu::fba5f07c-7645-477e-8024-5109d1824112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92"/>
    <w:rsid w:val="000549D5"/>
    <w:rsid w:val="000A0967"/>
    <w:rsid w:val="000B5818"/>
    <w:rsid w:val="000B6728"/>
    <w:rsid w:val="001C1AF9"/>
    <w:rsid w:val="001D12B7"/>
    <w:rsid w:val="001D7BEB"/>
    <w:rsid w:val="0022348B"/>
    <w:rsid w:val="00234A70"/>
    <w:rsid w:val="0024501C"/>
    <w:rsid w:val="002B6D24"/>
    <w:rsid w:val="002D1811"/>
    <w:rsid w:val="002D3875"/>
    <w:rsid w:val="002D5959"/>
    <w:rsid w:val="00307A26"/>
    <w:rsid w:val="00347CD2"/>
    <w:rsid w:val="003C4CB2"/>
    <w:rsid w:val="00474086"/>
    <w:rsid w:val="004931D8"/>
    <w:rsid w:val="004B4C46"/>
    <w:rsid w:val="00572F39"/>
    <w:rsid w:val="005F62B1"/>
    <w:rsid w:val="00626557"/>
    <w:rsid w:val="006306DA"/>
    <w:rsid w:val="006702BB"/>
    <w:rsid w:val="006C0B0D"/>
    <w:rsid w:val="00704EFA"/>
    <w:rsid w:val="0076215F"/>
    <w:rsid w:val="00786D72"/>
    <w:rsid w:val="007872A2"/>
    <w:rsid w:val="007C332B"/>
    <w:rsid w:val="008156B5"/>
    <w:rsid w:val="008D4092"/>
    <w:rsid w:val="008F2E25"/>
    <w:rsid w:val="0094649F"/>
    <w:rsid w:val="00967672"/>
    <w:rsid w:val="0099542E"/>
    <w:rsid w:val="009C17B6"/>
    <w:rsid w:val="009D326B"/>
    <w:rsid w:val="009E0EB8"/>
    <w:rsid w:val="00A27A39"/>
    <w:rsid w:val="00A42FA1"/>
    <w:rsid w:val="00A71DBE"/>
    <w:rsid w:val="00A91CAB"/>
    <w:rsid w:val="00B364D1"/>
    <w:rsid w:val="00B473D0"/>
    <w:rsid w:val="00B517DD"/>
    <w:rsid w:val="00B54A60"/>
    <w:rsid w:val="00C10B64"/>
    <w:rsid w:val="00C825EE"/>
    <w:rsid w:val="00CC3531"/>
    <w:rsid w:val="00CC7426"/>
    <w:rsid w:val="00D87783"/>
    <w:rsid w:val="00DB4792"/>
    <w:rsid w:val="00EA5D80"/>
    <w:rsid w:val="00EB0AE9"/>
    <w:rsid w:val="00F569D9"/>
    <w:rsid w:val="00F87557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A674"/>
  <w15:chartTrackingRefBased/>
  <w15:docId w15:val="{68B0E9F2-61C8-C94D-8E07-204884E2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B4792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B4792"/>
    <w:rPr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DB479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4792"/>
    <w:rPr>
      <w:sz w:val="16"/>
      <w:szCs w:val="16"/>
    </w:rPr>
  </w:style>
  <w:style w:type="table" w:styleId="TableGrid">
    <w:name w:val="Table Grid"/>
    <w:basedOn w:val="TableNormal"/>
    <w:uiPriority w:val="39"/>
    <w:rsid w:val="009D3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F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F3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microsoft.com/office/2011/relationships/commentsExtended" Target="commentsExtended.xml"/><Relationship Id="rId15" Type="http://schemas.openxmlformats.org/officeDocument/2006/relationships/image" Target="media/image8.emf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23</Pages>
  <Words>3181</Words>
  <Characters>18134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Erica Kendal Joslin</dc:creator>
  <cp:keywords/>
  <dc:description/>
  <cp:lastModifiedBy>Microsoft Office User</cp:lastModifiedBy>
  <cp:revision>25</cp:revision>
  <dcterms:created xsi:type="dcterms:W3CDTF">2021-03-19T22:58:00Z</dcterms:created>
  <dcterms:modified xsi:type="dcterms:W3CDTF">2021-06-16T00:11:00Z</dcterms:modified>
</cp:coreProperties>
</file>