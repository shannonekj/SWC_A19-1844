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A1546" w14:textId="77777777" w:rsidR="002C44A7" w:rsidRDefault="0049130D">
      <w:pPr>
        <w:rPr>
          <w:rFonts w:ascii="Times" w:hAnsi="Times"/>
          <w:b/>
          <w:bCs/>
          <w:u w:val="single"/>
        </w:rPr>
      </w:pPr>
      <w:r>
        <w:rPr>
          <w:rFonts w:ascii="Times" w:hAnsi="Times"/>
          <w:b/>
          <w:bCs/>
          <w:u w:val="single"/>
        </w:rPr>
        <w:t>Tables &amp; Figures</w:t>
      </w:r>
    </w:p>
    <w:p w14:paraId="064ED2E2"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Table 1</w:t>
      </w:r>
      <w:r>
        <w:rPr>
          <w:rFonts w:ascii="Times New Roman" w:eastAsia="Times New Roman" w:hAnsi="Times New Roman" w:cs="Times New Roman"/>
        </w:rPr>
        <w:t>. List and description of deliverables with the status of each task. Tasks were re-ordered according to the chronological steps taken to carry out the primary goal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20" w:type="dxa"/>
          <w:bottom w:w="40" w:type="dxa"/>
          <w:right w:w="40" w:type="dxa"/>
        </w:tblCellMar>
        <w:tblLook w:val="0600" w:firstRow="0" w:lastRow="0" w:firstColumn="0" w:lastColumn="0" w:noHBand="1" w:noVBand="1"/>
      </w:tblPr>
      <w:tblGrid>
        <w:gridCol w:w="2322"/>
        <w:gridCol w:w="3736"/>
        <w:gridCol w:w="3062"/>
      </w:tblGrid>
      <w:tr w:rsidR="002C44A7" w14:paraId="444CF4E7"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BFBFBF"/>
            <w:vAlign w:val="bottom"/>
          </w:tcPr>
          <w:p w14:paraId="18FCE146" w14:textId="77777777" w:rsidR="002C44A7" w:rsidRDefault="0049130D">
            <w:pPr>
              <w:jc w:val="center"/>
              <w:rPr>
                <w:rFonts w:ascii="Times New Roman" w:eastAsia="Times New Roman" w:hAnsi="Times New Roman" w:cs="Times New Roman"/>
                <w:b/>
                <w:u w:val="single"/>
              </w:rPr>
            </w:pPr>
            <w:r>
              <w:rPr>
                <w:rFonts w:ascii="Times New Roman" w:eastAsia="Times New Roman" w:hAnsi="Times New Roman" w:cs="Times New Roman"/>
                <w:b/>
                <w:u w:val="single"/>
              </w:rPr>
              <w:t>Deliverable</w:t>
            </w:r>
          </w:p>
        </w:tc>
        <w:tc>
          <w:tcPr>
            <w:tcW w:w="3735"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385B049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b/>
                <w:u w:val="single"/>
              </w:rPr>
              <w:t>Description</w:t>
            </w:r>
          </w:p>
        </w:tc>
        <w:tc>
          <w:tcPr>
            <w:tcW w:w="3062"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16CCA7C5" w14:textId="77777777" w:rsidR="002C44A7" w:rsidRDefault="0049130D">
            <w:pPr>
              <w:jc w:val="center"/>
              <w:rPr>
                <w:rFonts w:ascii="Times New Roman" w:eastAsia="Times New Roman" w:hAnsi="Times New Roman" w:cs="Times New Roman"/>
                <w:b/>
                <w:u w:val="single"/>
              </w:rPr>
            </w:pPr>
            <w:r>
              <w:rPr>
                <w:rFonts w:ascii="Times New Roman" w:eastAsia="Times New Roman" w:hAnsi="Times New Roman" w:cs="Times New Roman"/>
                <w:b/>
                <w:u w:val="single"/>
              </w:rPr>
              <w:t>Status</w:t>
            </w:r>
          </w:p>
        </w:tc>
      </w:tr>
      <w:tr w:rsidR="002C44A7" w14:paraId="01A7C9EA"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575C0E92"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1. Sequence and assemble a draft delta smelt genome + linkage map</w:t>
            </w:r>
          </w:p>
        </w:tc>
      </w:tr>
      <w:tr w:rsidR="002C44A7" w14:paraId="7C5E00A3" w14:textId="77777777">
        <w:trPr>
          <w:trHeight w:val="580"/>
        </w:trPr>
        <w:tc>
          <w:tcPr>
            <w:tcW w:w="6059" w:type="dxa"/>
            <w:gridSpan w:val="2"/>
            <w:tcBorders>
              <w:top w:val="single" w:sz="8" w:space="0" w:color="000001"/>
              <w:left w:val="single" w:sz="8" w:space="0" w:color="000001"/>
              <w:bottom w:val="single" w:sz="8" w:space="0" w:color="000001"/>
              <w:right w:val="single" w:sz="8" w:space="0" w:color="000001"/>
            </w:tcBorders>
            <w:shd w:val="clear" w:color="auto" w:fill="F2F2F2"/>
          </w:tcPr>
          <w:p w14:paraId="1CF9C571"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1.1 Long-read sequencing &amp; assembly (PacBio)</w:t>
            </w:r>
          </w:p>
        </w:tc>
        <w:tc>
          <w:tcPr>
            <w:tcW w:w="3061" w:type="dxa"/>
            <w:tcBorders>
              <w:top w:val="single" w:sz="8" w:space="0" w:color="000001"/>
              <w:left w:val="single" w:sz="8" w:space="0" w:color="000001"/>
              <w:bottom w:val="single" w:sz="8" w:space="0" w:color="000001"/>
              <w:right w:val="single" w:sz="8" w:space="0" w:color="000001"/>
            </w:tcBorders>
            <w:shd w:val="clear" w:color="auto" w:fill="F2F2F2"/>
            <w:tcMar>
              <w:left w:w="30" w:type="dxa"/>
            </w:tcMar>
          </w:tcPr>
          <w:p w14:paraId="351832B4" w14:textId="77777777" w:rsidR="002C44A7" w:rsidRDefault="002C44A7">
            <w:pPr>
              <w:jc w:val="center"/>
              <w:rPr>
                <w:rFonts w:ascii="Times New Roman" w:eastAsia="Times New Roman" w:hAnsi="Times New Roman" w:cs="Times New Roman"/>
              </w:rPr>
            </w:pPr>
          </w:p>
        </w:tc>
      </w:tr>
      <w:tr w:rsidR="002C44A7" w14:paraId="2B8C451A"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D4B5C3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preparation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F1DC14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and organs of male and female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38BF6E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3610669"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3F43C4F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5E845B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PacBio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AC785B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707CB02"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2C3FB094"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265EDB7"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HiFi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B5D580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11CA11FF"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103CED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A23C48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IPA assembly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93783D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D0C1599"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10212846"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312C797"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27FD49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F27806D"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33A57FE0"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1.2 Linked-read sequencing (10X Genomics)</w:t>
            </w:r>
          </w:p>
        </w:tc>
      </w:tr>
      <w:tr w:rsidR="002C44A7" w14:paraId="6D29927C"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5976BD7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acquisition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B4EB55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of male (M) and female (F)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558F151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36FD278" w14:textId="77777777">
        <w:trPr>
          <w:trHeight w:val="58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EE58B8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7272DE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10X Chromium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351A0CF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0D77127" w14:textId="77777777">
        <w:trPr>
          <w:trHeight w:val="58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33EA19AA"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6E760F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Illumina </w:t>
            </w:r>
            <w:proofErr w:type="spellStart"/>
            <w:r>
              <w:rPr>
                <w:rFonts w:ascii="Times New Roman" w:eastAsia="Times New Roman" w:hAnsi="Times New Roman" w:cs="Times New Roman"/>
              </w:rPr>
              <w:t>NovaSeq</w:t>
            </w:r>
            <w:proofErr w:type="spellEnd"/>
            <w:r>
              <w:rPr>
                <w:rFonts w:ascii="Times New Roman" w:eastAsia="Times New Roman" w:hAnsi="Times New Roman" w:cs="Times New Roman"/>
              </w:rPr>
              <w:t xml:space="preserve">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657F547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6A0FF6F" w14:textId="77777777">
        <w:trPr>
          <w:trHeight w:val="58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441CD9E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1E072F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Scaff10X assembly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3AA77E3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538F5F6"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297412CD"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502154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BF6C6E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3628753"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5540D61A"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1.3 Hi-C Chromatin Conformation Capture &amp; Sequencing (Phase Genomics)</w:t>
            </w:r>
          </w:p>
        </w:tc>
      </w:tr>
      <w:tr w:rsidR="002C44A7" w14:paraId="51F5B1BD"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65EE59D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preparation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3FA3D8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Sample tissue and organs of male and female fish.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217B13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EB2703D"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9B0930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606291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Hi-C Library Prep</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5627F1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6C9FBAF"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1E88E107"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042D8F9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Deep Sequencing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2EADA6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58E53E9"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DC946F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Assembly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5DB5064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Salsa2 scaffolding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4BF2F82"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113CD51"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3035E8A3"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F2A8AA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E15456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350185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7FB87AE8"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1.5 Map linked regions to reference genome</w:t>
            </w:r>
          </w:p>
        </w:tc>
      </w:tr>
      <w:tr w:rsidR="002C44A7" w14:paraId="40F79628"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2C3417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Map regions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7B4177F" w14:textId="77777777" w:rsidR="002C44A7" w:rsidRDefault="0049130D">
            <w:pPr>
              <w:rPr>
                <w:rFonts w:ascii="Times New Roman" w:eastAsia="Times New Roman" w:hAnsi="Times New Roman" w:cs="Times New Roman"/>
              </w:rPr>
            </w:pPr>
            <w:proofErr w:type="spellStart"/>
            <w:r>
              <w:rPr>
                <w:rFonts w:ascii="Times New Roman" w:eastAsia="Times New Roman" w:hAnsi="Times New Roman" w:cs="Times New Roman"/>
              </w:rPr>
              <w:t>Chromonomer</w:t>
            </w:r>
            <w:proofErr w:type="spellEnd"/>
            <w:r>
              <w:rPr>
                <w:rFonts w:ascii="Times New Roman" w:eastAsia="Times New Roman" w:hAnsi="Times New Roman" w:cs="Times New Roman"/>
              </w:rPr>
              <w:t xml:space="preserve"> chromosome anchoring</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2F6611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45CD53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75485E76"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2. Estimate contemporary Ne using RAD sequencing data &amp; completed genome</w:t>
            </w:r>
          </w:p>
        </w:tc>
      </w:tr>
      <w:tr w:rsidR="002C44A7" w14:paraId="6B03D5B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286CA507"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2.1 DNA collection and extraction</w:t>
            </w:r>
          </w:p>
        </w:tc>
      </w:tr>
      <w:tr w:rsidR="002C44A7" w14:paraId="458D1196" w14:textId="77777777">
        <w:trPr>
          <w:trHeight w:val="84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0D2B5F1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lastRenderedPageBreak/>
              <w:t>a. Sample Collection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53ECE93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Collect samples from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42BC1C0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0462982"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4FE892C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DNA Extraction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8542D6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Extract DNA from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405F3A23"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0B0679D"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EB31D1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RAD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86F01E5"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Sequence 2017, 2018 and 2019 birth year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tcPr>
          <w:p w14:paraId="55A89D8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A70E1BB"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4A83B984"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2.2 Estimate N</w:t>
            </w:r>
            <w:r>
              <w:rPr>
                <w:rFonts w:ascii="Times New Roman" w:eastAsia="Times New Roman" w:hAnsi="Times New Roman" w:cs="Times New Roman"/>
                <w:b/>
                <w:vertAlign w:val="subscript"/>
              </w:rPr>
              <w:t>e</w:t>
            </w:r>
            <w:r>
              <w:rPr>
                <w:rFonts w:ascii="Times New Roman" w:eastAsia="Times New Roman" w:hAnsi="Times New Roman" w:cs="Times New Roman"/>
                <w:b/>
              </w:rPr>
              <w:t xml:space="preserve"> in 2017, 2018 and 2019 birth year cohorts</w:t>
            </w:r>
          </w:p>
        </w:tc>
      </w:tr>
      <w:tr w:rsidR="002C44A7" w14:paraId="4B7A2B4D"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790A88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RAD sequencing data processing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239E754D" w14:textId="77777777" w:rsidR="002C44A7" w:rsidRDefault="0049130D">
            <w:pPr>
              <w:rPr>
                <w:rFonts w:ascii="Times New Roman" w:eastAsia="Times New Roman" w:hAnsi="Times New Roman" w:cs="Times New Roman"/>
              </w:rPr>
            </w:pPr>
            <w:bookmarkStart w:id="0" w:name="__DdeLink__3783_1100058937"/>
            <w:r>
              <w:rPr>
                <w:rFonts w:ascii="Times New Roman" w:eastAsia="Times New Roman" w:hAnsi="Times New Roman" w:cs="Times New Roman"/>
              </w:rPr>
              <w:t>Split, align and quality control all sequencing data</w:t>
            </w:r>
            <w:bookmarkEnd w:id="0"/>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106C32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30135B35"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28DC0B4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b. Estimation of </w:t>
            </w:r>
            <m:oMath>
              <m:sSub>
                <m:sSubPr>
                  <m:ctrlPr>
                    <w:rPr>
                      <w:rFonts w:ascii="Cambria Math" w:hAnsi="Cambria Math"/>
                    </w:rPr>
                  </m:ctrlPr>
                </m:sSubPr>
                <m:e>
                  <m:r>
                    <w:rPr>
                      <w:rFonts w:ascii="Cambria Math" w:hAnsi="Cambria Math"/>
                    </w:rPr>
                    <m:t>N</m:t>
                  </m:r>
                </m:e>
                <m:sub>
                  <m:r>
                    <w:rPr>
                      <w:rFonts w:ascii="Cambria Math" w:hAnsi="Cambria Math"/>
                    </w:rPr>
                    <m:t>E</m:t>
                  </m:r>
                </m:sub>
              </m:sSub>
            </m:oMath>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1CA9889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p>
          <w:p w14:paraId="2EEB0FD5" w14:textId="77777777" w:rsidR="002C44A7" w:rsidRDefault="002C44A7">
            <w:pPr>
              <w:rPr>
                <w:rFonts w:ascii="Times New Roman" w:eastAsia="Times New Roman" w:hAnsi="Times New Roman" w:cs="Times New Roman"/>
              </w:rPr>
            </w:pP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ACB3094"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E1F3836"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719ED7F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Quantify Genetic Diversity</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5D1200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Theta estimates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2C5ECE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13981603"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7EBC29AF"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u w:val="single"/>
              </w:rPr>
              <w:t>Task 3. Examining domestication selection in the conservation hatchery for delta smelt</w:t>
            </w:r>
          </w:p>
        </w:tc>
      </w:tr>
      <w:tr w:rsidR="002C44A7" w14:paraId="7A4DFCA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4C91393F"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3.1 Select individuals for RAD sequencing analysis</w:t>
            </w:r>
          </w:p>
        </w:tc>
      </w:tr>
      <w:tr w:rsidR="002C44A7" w14:paraId="7EA9D74F"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1CE2798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Determine domestication index (DI)</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75DB27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Calculate domestication index for each individual from each generation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209491C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7484EA1"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54B5E53D"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Group individuals based on their DI</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6128329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Assign individuals to three DI group: Low, medium and high</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E29DE7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DD68688" w14:textId="77777777">
        <w:trPr>
          <w:trHeight w:val="84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7BFD3054"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Determine recovery rate of each individual</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B340F6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Calculate recovery rate of each individual</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5740039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4C28509"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39F3DE9B" w14:textId="77777777" w:rsidR="002C44A7" w:rsidRDefault="0049130D">
            <w:r>
              <w:rPr>
                <w:rFonts w:ascii="Times New Roman" w:eastAsia="Times New Roman" w:hAnsi="Times New Roman" w:cs="Times New Roman"/>
              </w:rPr>
              <w:t>d. Group individuals based on their recovery rate</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5BAFB9E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Assign individuals to two groups: Low and high recovery rate</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F7C75D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0293CB5C"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EFEFEF"/>
            <w:vAlign w:val="bottom"/>
          </w:tcPr>
          <w:p w14:paraId="15769DE3"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3.2 Preparation and sequencing of individuals</w:t>
            </w:r>
          </w:p>
        </w:tc>
      </w:tr>
      <w:tr w:rsidR="002C44A7" w14:paraId="790012FB"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7AED3D3E"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Sample Collection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A5375E6"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Collect samples from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EDEEB91"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8384AAF"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12E52A63"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DNA Extraction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C97CD8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Extract DNA from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6B4FC1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D2D6957"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3296023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c. RAD sequencing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3FE03F1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Sequence BY2008 to BY2015 cohorts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8E03A6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66C4B149" w14:textId="77777777">
        <w:trPr>
          <w:trHeight w:val="44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EFEFEF"/>
            <w:vAlign w:val="bottom"/>
          </w:tcPr>
          <w:p w14:paraId="022F2C57"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Task 3.3 Population Genetic Analysis</w:t>
            </w:r>
          </w:p>
        </w:tc>
      </w:tr>
      <w:tr w:rsidR="002C44A7" w14:paraId="5FA059F9"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22D239C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 a. RAD sequencing data processing</w:t>
            </w: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75FE71BC" w14:textId="77777777" w:rsidR="002C44A7" w:rsidRDefault="0049130D">
            <w:r>
              <w:rPr>
                <w:rFonts w:ascii="Times New Roman" w:eastAsia="Times New Roman" w:hAnsi="Times New Roman" w:cs="Times New Roman"/>
              </w:rPr>
              <w:t>De-multiplexing, Quality filtering, alignment to the reference genome</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3D5E2438" w14:textId="77777777" w:rsidR="002C44A7" w:rsidRDefault="0049130D">
            <w:pPr>
              <w:widowControl w:val="0"/>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9FFCE72"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25A8994C" w14:textId="77777777" w:rsidR="002C44A7" w:rsidRDefault="0049130D">
            <w:r>
              <w:rPr>
                <w:rFonts w:ascii="Times New Roman" w:eastAsia="Times New Roman" w:hAnsi="Times New Roman" w:cs="Times New Roman"/>
              </w:rPr>
              <w:lastRenderedPageBreak/>
              <w:t xml:space="preserve"> a. Identifying regions under domestication selection</w:t>
            </w: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500DCB68" w14:textId="12CF8F18" w:rsidR="002C44A7" w:rsidRDefault="0049130D">
            <w:r>
              <w:rPr>
                <w:rFonts w:ascii="Times New Roman" w:eastAsia="Times New Roman" w:hAnsi="Times New Roman" w:cs="Times New Roman"/>
              </w:rPr>
              <w:t>Genotype calling,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analysis between groups </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3C41239B"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43C26F11" w14:textId="77777777">
        <w:trPr>
          <w:trHeight w:val="320"/>
        </w:trPr>
        <w:tc>
          <w:tcPr>
            <w:tcW w:w="2323" w:type="dxa"/>
            <w:tcBorders>
              <w:top w:val="single" w:sz="8" w:space="0" w:color="000001"/>
              <w:left w:val="single" w:sz="8" w:space="0" w:color="000001"/>
              <w:bottom w:val="single" w:sz="8" w:space="0" w:color="000001"/>
              <w:right w:val="single" w:sz="8" w:space="0" w:color="000001"/>
            </w:tcBorders>
            <w:shd w:val="clear" w:color="auto" w:fill="auto"/>
            <w:vAlign w:val="bottom"/>
          </w:tcPr>
          <w:p w14:paraId="559FBCC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 d. Association study</w:t>
            </w:r>
          </w:p>
          <w:p w14:paraId="6C1A4EE6"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4851AC44" w14:textId="77777777" w:rsidR="002C44A7" w:rsidRDefault="0049130D">
            <w:r>
              <w:rPr>
                <w:rFonts w:ascii="Times New Roman" w:eastAsia="Times New Roman" w:hAnsi="Times New Roman" w:cs="Times New Roman"/>
              </w:rPr>
              <w:t>GWAS between DI and reproductive process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tcPr>
          <w:p w14:paraId="004A76F6" w14:textId="094572B3" w:rsidR="002C44A7" w:rsidRDefault="00092B9A">
            <w:pPr>
              <w:widowControl w:val="0"/>
              <w:jc w:val="center"/>
            </w:pPr>
            <w:r>
              <w:rPr>
                <w:rFonts w:ascii="Times New Roman" w:eastAsia="Times New Roman" w:hAnsi="Times New Roman" w:cs="Times New Roman"/>
              </w:rPr>
              <w:t>N/A</w:t>
            </w:r>
          </w:p>
        </w:tc>
      </w:tr>
      <w:tr w:rsidR="002C44A7" w14:paraId="4B4E588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D9D9D9"/>
            <w:vAlign w:val="bottom"/>
          </w:tcPr>
          <w:p w14:paraId="152BC5C2" w14:textId="77777777" w:rsidR="002C44A7" w:rsidRDefault="0049130D">
            <w:pPr>
              <w:rPr>
                <w:rFonts w:ascii="Times New Roman" w:eastAsia="Times New Roman" w:hAnsi="Times New Roman" w:cs="Times New Roman"/>
                <w:b/>
                <w:u w:val="single"/>
              </w:rPr>
            </w:pPr>
            <w:r>
              <w:rPr>
                <w:rFonts w:ascii="Times New Roman" w:eastAsia="Times New Roman" w:hAnsi="Times New Roman" w:cs="Times New Roman"/>
                <w:b/>
                <w:u w:val="single"/>
              </w:rPr>
              <w:t>Task 4. Identification of sex specific markers</w:t>
            </w:r>
          </w:p>
        </w:tc>
      </w:tr>
      <w:tr w:rsidR="002C44A7" w14:paraId="7C5BA627"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17A6FD99"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Task 4.1 Investigation of delta smelt genome</w:t>
            </w:r>
          </w:p>
        </w:tc>
      </w:tr>
      <w:tr w:rsidR="002C44A7" w14:paraId="50DDF335"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6302229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RAD sequencing data processing</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63F722B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De-multiplex</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AFC01C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B7C7E11"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6DC81B02"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30C10501"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QC Sequencing data</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77E9B2C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99EB635" w14:textId="77777777">
        <w:trPr>
          <w:trHeight w:val="320"/>
        </w:trPr>
        <w:tc>
          <w:tcPr>
            <w:tcW w:w="2323" w:type="dxa"/>
            <w:vMerge w:val="restart"/>
            <w:tcBorders>
              <w:top w:val="single" w:sz="8" w:space="0" w:color="000001"/>
              <w:left w:val="single" w:sz="8" w:space="0" w:color="000001"/>
              <w:bottom w:val="single" w:sz="8" w:space="0" w:color="000001"/>
              <w:right w:val="single" w:sz="8" w:space="0" w:color="C5BEB0"/>
            </w:tcBorders>
            <w:shd w:val="clear" w:color="auto" w:fill="auto"/>
          </w:tcPr>
          <w:p w14:paraId="51FD4318"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Identification of sex marker(s)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C03BF4A"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GWAS in M vs F</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36CE765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2FC6E96C"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48C0D77C"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29178DC9"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Depth comparison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07A7146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5650D764" w14:textId="77777777">
        <w:trPr>
          <w:trHeight w:val="320"/>
        </w:trPr>
        <w:tc>
          <w:tcPr>
            <w:tcW w:w="2323" w:type="dxa"/>
            <w:vMerge/>
            <w:tcBorders>
              <w:top w:val="single" w:sz="8" w:space="0" w:color="000001"/>
              <w:left w:val="single" w:sz="8" w:space="0" w:color="000001"/>
              <w:bottom w:val="single" w:sz="8" w:space="0" w:color="000001"/>
              <w:right w:val="single" w:sz="8" w:space="0" w:color="C5BEB0"/>
            </w:tcBorders>
            <w:shd w:val="clear" w:color="auto" w:fill="auto"/>
            <w:tcMar>
              <w:top w:w="100" w:type="dxa"/>
              <w:left w:w="90" w:type="dxa"/>
              <w:bottom w:w="100" w:type="dxa"/>
              <w:right w:w="100" w:type="dxa"/>
            </w:tcMar>
          </w:tcPr>
          <w:p w14:paraId="7CF58F93" w14:textId="77777777" w:rsidR="002C44A7" w:rsidRDefault="002C44A7">
            <w:pPr>
              <w:rPr>
                <w:rFonts w:ascii="Times New Roman" w:eastAsia="Times New Roman" w:hAnsi="Times New Roman" w:cs="Times New Roman"/>
              </w:rPr>
            </w:pP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7391F535"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K-mer analysis</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4178E75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2C44A7" w14:paraId="738C6BC4" w14:textId="77777777">
        <w:trPr>
          <w:trHeight w:val="320"/>
        </w:trPr>
        <w:tc>
          <w:tcPr>
            <w:tcW w:w="9120" w:type="dxa"/>
            <w:gridSpan w:val="3"/>
            <w:tcBorders>
              <w:top w:val="single" w:sz="8" w:space="0" w:color="000001"/>
              <w:left w:val="single" w:sz="8" w:space="0" w:color="000001"/>
              <w:bottom w:val="single" w:sz="8" w:space="0" w:color="000001"/>
              <w:right w:val="single" w:sz="8" w:space="0" w:color="000001"/>
            </w:tcBorders>
            <w:shd w:val="clear" w:color="auto" w:fill="F2F2F2"/>
            <w:vAlign w:val="bottom"/>
          </w:tcPr>
          <w:p w14:paraId="7663F3C9" w14:textId="77777777" w:rsidR="002C44A7" w:rsidRDefault="0049130D">
            <w:pPr>
              <w:rPr>
                <w:rFonts w:ascii="Times New Roman" w:eastAsia="Times New Roman" w:hAnsi="Times New Roman" w:cs="Times New Roman"/>
                <w:b/>
              </w:rPr>
            </w:pPr>
            <w:r>
              <w:rPr>
                <w:rFonts w:ascii="Times New Roman" w:eastAsia="Times New Roman" w:hAnsi="Times New Roman" w:cs="Times New Roman"/>
                <w:b/>
              </w:rPr>
              <w:t xml:space="preserve">Task 4.2 </w:t>
            </w:r>
            <w:proofErr w:type="spellStart"/>
            <w:r>
              <w:rPr>
                <w:rFonts w:ascii="Times New Roman" w:eastAsia="Times New Roman" w:hAnsi="Times New Roman" w:cs="Times New Roman"/>
                <w:b/>
              </w:rPr>
              <w:t>Fluidigm</w:t>
            </w:r>
            <w:proofErr w:type="spellEnd"/>
            <w:r>
              <w:rPr>
                <w:rFonts w:ascii="Times New Roman" w:eastAsia="Times New Roman" w:hAnsi="Times New Roman" w:cs="Times New Roman"/>
                <w:b/>
              </w:rPr>
              <w:t xml:space="preserve"> assay creation</w:t>
            </w:r>
          </w:p>
        </w:tc>
      </w:tr>
      <w:tr w:rsidR="002C44A7" w14:paraId="0AC88D95" w14:textId="77777777">
        <w:trPr>
          <w:trHeight w:val="580"/>
        </w:trPr>
        <w:tc>
          <w:tcPr>
            <w:tcW w:w="2323" w:type="dxa"/>
            <w:tcBorders>
              <w:top w:val="single" w:sz="8" w:space="0" w:color="000001"/>
              <w:left w:val="single" w:sz="8" w:space="0" w:color="000001"/>
              <w:bottom w:val="single" w:sz="8" w:space="0" w:color="000001"/>
              <w:right w:val="single" w:sz="8" w:space="0" w:color="C5BEB0"/>
            </w:tcBorders>
            <w:shd w:val="clear" w:color="auto" w:fill="auto"/>
          </w:tcPr>
          <w:p w14:paraId="6D0F20E2"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a. Submit sequences</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tcPr>
          <w:p w14:paraId="786D607B"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 xml:space="preserve">Submit sex specific sequences to </w:t>
            </w:r>
            <w:proofErr w:type="spellStart"/>
            <w:r>
              <w:rPr>
                <w:rFonts w:ascii="Times New Roman" w:eastAsia="Times New Roman" w:hAnsi="Times New Roman" w:cs="Times New Roman"/>
              </w:rPr>
              <w:t>Fluidigm</w:t>
            </w:r>
            <w:proofErr w:type="spellEnd"/>
            <w:r>
              <w:rPr>
                <w:rFonts w:ascii="Times New Roman" w:eastAsia="Times New Roman" w:hAnsi="Times New Roman" w:cs="Times New Roman"/>
              </w:rPr>
              <w:t xml:space="preserve"> for SNP Type Assay design</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171B3B8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N/A</w:t>
            </w:r>
          </w:p>
        </w:tc>
      </w:tr>
      <w:tr w:rsidR="002C44A7" w14:paraId="206E1AAB" w14:textId="77777777">
        <w:trPr>
          <w:trHeight w:val="320"/>
        </w:trPr>
        <w:tc>
          <w:tcPr>
            <w:tcW w:w="2323" w:type="dxa"/>
            <w:tcBorders>
              <w:top w:val="single" w:sz="8" w:space="0" w:color="000001"/>
              <w:left w:val="single" w:sz="8" w:space="0" w:color="000001"/>
              <w:bottom w:val="single" w:sz="8" w:space="0" w:color="000001"/>
              <w:right w:val="single" w:sz="8" w:space="0" w:color="C5BEB0"/>
            </w:tcBorders>
            <w:shd w:val="clear" w:color="auto" w:fill="auto"/>
            <w:vAlign w:val="bottom"/>
          </w:tcPr>
          <w:p w14:paraId="4AEC3C2F"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b. Validation</w:t>
            </w:r>
          </w:p>
        </w:tc>
        <w:tc>
          <w:tcPr>
            <w:tcW w:w="3735" w:type="dxa"/>
            <w:tcBorders>
              <w:top w:val="single" w:sz="8" w:space="0" w:color="000001"/>
              <w:left w:val="single" w:sz="8" w:space="0" w:color="000001"/>
              <w:bottom w:val="single" w:sz="8" w:space="0" w:color="000001"/>
              <w:right w:val="single" w:sz="8" w:space="0" w:color="C5BEB0"/>
            </w:tcBorders>
            <w:shd w:val="clear" w:color="auto" w:fill="auto"/>
            <w:tcMar>
              <w:left w:w="30" w:type="dxa"/>
            </w:tcMar>
            <w:vAlign w:val="bottom"/>
          </w:tcPr>
          <w:p w14:paraId="63CDB39C" w14:textId="77777777" w:rsidR="002C44A7" w:rsidRDefault="0049130D">
            <w:pPr>
              <w:rPr>
                <w:rFonts w:ascii="Times New Roman" w:eastAsia="Times New Roman" w:hAnsi="Times New Roman" w:cs="Times New Roman"/>
              </w:rPr>
            </w:pPr>
            <w:r>
              <w:rPr>
                <w:rFonts w:ascii="Times New Roman" w:eastAsia="Times New Roman" w:hAnsi="Times New Roman" w:cs="Times New Roman"/>
              </w:rPr>
              <w:t>Validation of SNP Assay</w:t>
            </w:r>
          </w:p>
        </w:tc>
        <w:tc>
          <w:tcPr>
            <w:tcW w:w="3062" w:type="dxa"/>
            <w:tcBorders>
              <w:top w:val="single" w:sz="8" w:space="0" w:color="000001"/>
              <w:left w:val="single" w:sz="8" w:space="0" w:color="000001"/>
              <w:bottom w:val="single" w:sz="8" w:space="0" w:color="000001"/>
              <w:right w:val="single" w:sz="8" w:space="0" w:color="000001"/>
            </w:tcBorders>
            <w:shd w:val="clear" w:color="auto" w:fill="auto"/>
            <w:tcMar>
              <w:left w:w="30" w:type="dxa"/>
            </w:tcMar>
            <w:vAlign w:val="bottom"/>
          </w:tcPr>
          <w:p w14:paraId="65704E06"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N/A</w:t>
            </w:r>
          </w:p>
        </w:tc>
      </w:tr>
    </w:tbl>
    <w:p w14:paraId="3B01C778" w14:textId="77777777" w:rsidR="002C44A7" w:rsidRDefault="002C44A7">
      <w:pPr>
        <w:rPr>
          <w:rFonts w:ascii="Times New Roman" w:eastAsia="Times New Roman" w:hAnsi="Times New Roman" w:cs="Times New Roman"/>
          <w:b/>
        </w:rPr>
      </w:pPr>
    </w:p>
    <w:p w14:paraId="4E4E2D05" w14:textId="77777777" w:rsidR="002C44A7" w:rsidRDefault="0049130D">
      <w:pPr>
        <w:rPr>
          <w:rFonts w:ascii="Times New Roman" w:eastAsia="Times New Roman" w:hAnsi="Times New Roman" w:cs="Times New Roman"/>
          <w:b/>
        </w:rPr>
      </w:pPr>
      <w:r>
        <w:br w:type="page"/>
      </w:r>
    </w:p>
    <w:p w14:paraId="2821FE45"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four different trips. Included are the names referred to in the text. T= trip, F= female, M=male, BM = back muscle, SC = scales, IO = internal organ, FF = flash frozen, and PG = propylene glycol.</w:t>
      </w:r>
    </w:p>
    <w:p w14:paraId="3B2474A8" w14:textId="77777777" w:rsidR="002C44A7" w:rsidRDefault="002C44A7">
      <w:pPr>
        <w:rPr>
          <w:rFonts w:ascii="Times New Roman" w:eastAsia="Times New Roman" w:hAnsi="Times New Roman" w:cs="Times New Roman"/>
          <w:b/>
          <w:u w:val="single"/>
        </w:rPr>
      </w:pPr>
    </w:p>
    <w:tbl>
      <w:tblPr>
        <w:tblW w:w="912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98" w:type="dxa"/>
        </w:tblCellMar>
        <w:tblLook w:val="04A0" w:firstRow="1" w:lastRow="0" w:firstColumn="1" w:lastColumn="0" w:noHBand="0" w:noVBand="1"/>
      </w:tblPr>
      <w:tblGrid>
        <w:gridCol w:w="1161"/>
        <w:gridCol w:w="1079"/>
        <w:gridCol w:w="1980"/>
        <w:gridCol w:w="1620"/>
        <w:gridCol w:w="1890"/>
        <w:gridCol w:w="1390"/>
      </w:tblGrid>
      <w:tr w:rsidR="002C44A7" w14:paraId="2792FFD7" w14:textId="77777777">
        <w:trPr>
          <w:trHeight w:val="1040"/>
        </w:trPr>
        <w:tc>
          <w:tcPr>
            <w:tcW w:w="1160" w:type="dxa"/>
            <w:tcBorders>
              <w:top w:val="single" w:sz="8" w:space="0" w:color="00000A"/>
              <w:left w:val="single" w:sz="8" w:space="0" w:color="00000A"/>
              <w:bottom w:val="single" w:sz="8" w:space="0" w:color="00000A"/>
              <w:right w:val="single" w:sz="8" w:space="0" w:color="00000A"/>
            </w:tcBorders>
            <w:shd w:val="clear" w:color="auto" w:fill="D9D9D9" w:themeFill="background1" w:themeFillShade="D9"/>
            <w:vAlign w:val="center"/>
          </w:tcPr>
          <w:p w14:paraId="009C37D6"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Trip Number</w:t>
            </w:r>
          </w:p>
        </w:tc>
        <w:tc>
          <w:tcPr>
            <w:tcW w:w="1079" w:type="dxa"/>
            <w:tcBorders>
              <w:top w:val="single" w:sz="8" w:space="0" w:color="00000A"/>
              <w:bottom w:val="single" w:sz="8" w:space="0" w:color="00000A"/>
            </w:tcBorders>
            <w:shd w:val="clear" w:color="auto" w:fill="D9D9D9" w:themeFill="background1" w:themeFillShade="D9"/>
            <w:vAlign w:val="center"/>
          </w:tcPr>
          <w:p w14:paraId="0416C850"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Sex</w:t>
            </w:r>
          </w:p>
        </w:tc>
        <w:tc>
          <w:tcPr>
            <w:tcW w:w="1980" w:type="dxa"/>
            <w:tcBorders>
              <w:top w:val="single" w:sz="8" w:space="0" w:color="00000A"/>
              <w:bottom w:val="single" w:sz="8" w:space="0" w:color="00000A"/>
            </w:tcBorders>
            <w:shd w:val="clear" w:color="auto" w:fill="D9D9D9" w:themeFill="background1" w:themeFillShade="D9"/>
            <w:vAlign w:val="center"/>
          </w:tcPr>
          <w:p w14:paraId="790F680C"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Sample Name</w:t>
            </w:r>
          </w:p>
        </w:tc>
        <w:tc>
          <w:tcPr>
            <w:tcW w:w="1620" w:type="dxa"/>
            <w:tcBorders>
              <w:top w:val="single" w:sz="8" w:space="0" w:color="00000A"/>
              <w:bottom w:val="single" w:sz="8" w:space="0" w:color="00000A"/>
            </w:tcBorders>
            <w:shd w:val="clear" w:color="auto" w:fill="D9D9D9" w:themeFill="background1" w:themeFillShade="D9"/>
            <w:vAlign w:val="center"/>
          </w:tcPr>
          <w:p w14:paraId="5F178888"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Tissue Type</w:t>
            </w:r>
          </w:p>
        </w:tc>
        <w:tc>
          <w:tcPr>
            <w:tcW w:w="1890" w:type="dxa"/>
            <w:tcBorders>
              <w:top w:val="single" w:sz="8" w:space="0" w:color="00000A"/>
              <w:bottom w:val="single" w:sz="8" w:space="0" w:color="00000A"/>
              <w:right w:val="single" w:sz="8" w:space="0" w:color="00000A"/>
            </w:tcBorders>
            <w:shd w:val="clear" w:color="auto" w:fill="D9D9D9" w:themeFill="background1" w:themeFillShade="D9"/>
            <w:vAlign w:val="center"/>
          </w:tcPr>
          <w:p w14:paraId="24DDA0D9"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Storage Method</w:t>
            </w:r>
          </w:p>
        </w:tc>
        <w:tc>
          <w:tcPr>
            <w:tcW w:w="1390" w:type="dxa"/>
            <w:tcBorders>
              <w:top w:val="single" w:sz="8" w:space="0" w:color="00000A"/>
              <w:bottom w:val="single" w:sz="8" w:space="0" w:color="00000A"/>
              <w:right w:val="single" w:sz="8" w:space="0" w:color="00000A"/>
            </w:tcBorders>
            <w:shd w:val="clear" w:color="auto" w:fill="D9D9D9" w:themeFill="background1" w:themeFillShade="D9"/>
            <w:vAlign w:val="center"/>
          </w:tcPr>
          <w:p w14:paraId="65707DB2"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rPr>
              <w:t>Used for Sequencing</w:t>
            </w:r>
          </w:p>
        </w:tc>
      </w:tr>
      <w:tr w:rsidR="002C44A7" w14:paraId="64F9D160"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4D6D9D5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79" w:type="dxa"/>
            <w:vMerge w:val="restart"/>
            <w:tcBorders>
              <w:left w:val="single" w:sz="8" w:space="0" w:color="00000A"/>
              <w:bottom w:val="single" w:sz="4" w:space="0" w:color="000001"/>
            </w:tcBorders>
            <w:shd w:val="clear" w:color="auto" w:fill="auto"/>
            <w:vAlign w:val="center"/>
          </w:tcPr>
          <w:p w14:paraId="013A025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980" w:type="dxa"/>
            <w:shd w:val="clear" w:color="auto" w:fill="auto"/>
            <w:vAlign w:val="center"/>
          </w:tcPr>
          <w:p w14:paraId="2977FD5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T1F01</w:t>
            </w:r>
          </w:p>
        </w:tc>
        <w:tc>
          <w:tcPr>
            <w:tcW w:w="1620" w:type="dxa"/>
            <w:vMerge w:val="restart"/>
            <w:tcBorders>
              <w:bottom w:val="single" w:sz="4" w:space="0" w:color="000001"/>
            </w:tcBorders>
            <w:shd w:val="clear" w:color="auto" w:fill="auto"/>
            <w:vAlign w:val="center"/>
          </w:tcPr>
          <w:p w14:paraId="7B3E247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4" w:space="0" w:color="000001"/>
              <w:right w:val="single" w:sz="8" w:space="0" w:color="00000A"/>
            </w:tcBorders>
            <w:shd w:val="clear" w:color="auto" w:fill="auto"/>
            <w:vAlign w:val="center"/>
          </w:tcPr>
          <w:p w14:paraId="1A09708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72F19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5A16EA2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EE238B3"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7A6094A"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27BF22B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T1F02</w:t>
            </w:r>
          </w:p>
        </w:tc>
        <w:tc>
          <w:tcPr>
            <w:tcW w:w="1620" w:type="dxa"/>
            <w:vMerge/>
            <w:tcBorders>
              <w:bottom w:val="single" w:sz="4" w:space="0" w:color="000001"/>
            </w:tcBorders>
            <w:shd w:val="clear" w:color="auto" w:fill="auto"/>
            <w:vAlign w:val="center"/>
          </w:tcPr>
          <w:p w14:paraId="6AA2ACBA" w14:textId="77777777" w:rsidR="002C44A7" w:rsidRDefault="002C44A7">
            <w:pPr>
              <w:rPr>
                <w:rFonts w:ascii="Times New Roman" w:eastAsia="Times New Roman" w:hAnsi="Times New Roman" w:cs="Times New Roman"/>
                <w:color w:val="000000"/>
              </w:rPr>
            </w:pPr>
          </w:p>
        </w:tc>
        <w:tc>
          <w:tcPr>
            <w:tcW w:w="1890" w:type="dxa"/>
            <w:vMerge/>
            <w:tcBorders>
              <w:bottom w:val="single" w:sz="4" w:space="0" w:color="000001"/>
              <w:right w:val="single" w:sz="8" w:space="0" w:color="00000A"/>
            </w:tcBorders>
            <w:shd w:val="clear" w:color="auto" w:fill="auto"/>
            <w:vAlign w:val="center"/>
          </w:tcPr>
          <w:p w14:paraId="7DC93FE5"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2CA53CB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7EA9ED5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C21EAC8"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7C38C3DC" w14:textId="77777777" w:rsidR="002C44A7" w:rsidRDefault="002C44A7">
            <w:pPr>
              <w:rPr>
                <w:rFonts w:ascii="Times New Roman" w:eastAsia="Times New Roman" w:hAnsi="Times New Roman" w:cs="Times New Roman"/>
                <w:color w:val="000000"/>
              </w:rPr>
            </w:pPr>
          </w:p>
        </w:tc>
        <w:tc>
          <w:tcPr>
            <w:tcW w:w="1980" w:type="dxa"/>
            <w:tcBorders>
              <w:bottom w:val="single" w:sz="4" w:space="0" w:color="00000A"/>
            </w:tcBorders>
            <w:shd w:val="clear" w:color="auto" w:fill="auto"/>
            <w:vAlign w:val="center"/>
          </w:tcPr>
          <w:p w14:paraId="28BEBA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T1F03</w:t>
            </w:r>
          </w:p>
        </w:tc>
        <w:tc>
          <w:tcPr>
            <w:tcW w:w="1620" w:type="dxa"/>
            <w:vMerge/>
            <w:tcBorders>
              <w:bottom w:val="single" w:sz="4" w:space="0" w:color="000001"/>
            </w:tcBorders>
            <w:shd w:val="clear" w:color="auto" w:fill="auto"/>
            <w:vAlign w:val="center"/>
          </w:tcPr>
          <w:p w14:paraId="380653DD" w14:textId="77777777" w:rsidR="002C44A7" w:rsidRDefault="002C44A7">
            <w:pPr>
              <w:rPr>
                <w:rFonts w:ascii="Times New Roman" w:eastAsia="Times New Roman" w:hAnsi="Times New Roman" w:cs="Times New Roman"/>
                <w:color w:val="000000"/>
              </w:rPr>
            </w:pPr>
          </w:p>
        </w:tc>
        <w:tc>
          <w:tcPr>
            <w:tcW w:w="1890" w:type="dxa"/>
            <w:vMerge/>
            <w:tcBorders>
              <w:bottom w:val="single" w:sz="4" w:space="0" w:color="000001"/>
              <w:right w:val="single" w:sz="8" w:space="0" w:color="00000A"/>
            </w:tcBorders>
            <w:shd w:val="clear" w:color="auto" w:fill="auto"/>
            <w:vAlign w:val="center"/>
          </w:tcPr>
          <w:p w14:paraId="65CC0D11" w14:textId="77777777" w:rsidR="002C44A7" w:rsidRDefault="002C44A7">
            <w:pPr>
              <w:rPr>
                <w:rFonts w:ascii="Times New Roman" w:eastAsia="Times New Roman" w:hAnsi="Times New Roman" w:cs="Times New Roman"/>
                <w:color w:val="000000"/>
              </w:rPr>
            </w:pPr>
          </w:p>
        </w:tc>
        <w:tc>
          <w:tcPr>
            <w:tcW w:w="1390" w:type="dxa"/>
            <w:tcBorders>
              <w:bottom w:val="single" w:sz="4" w:space="0" w:color="00000A"/>
              <w:right w:val="single" w:sz="8" w:space="0" w:color="00000A"/>
            </w:tcBorders>
            <w:shd w:val="clear" w:color="auto" w:fill="auto"/>
            <w:vAlign w:val="center"/>
          </w:tcPr>
          <w:p w14:paraId="601E1F7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6A1F4BA2"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803565B" w14:textId="77777777" w:rsidR="002C44A7" w:rsidRDefault="002C44A7">
            <w:pPr>
              <w:rPr>
                <w:rFonts w:ascii="Times New Roman" w:eastAsia="Times New Roman" w:hAnsi="Times New Roman" w:cs="Times New Roman"/>
                <w:color w:val="000000"/>
              </w:rPr>
            </w:pPr>
          </w:p>
        </w:tc>
        <w:tc>
          <w:tcPr>
            <w:tcW w:w="1079" w:type="dxa"/>
            <w:vMerge w:val="restart"/>
            <w:tcBorders>
              <w:left w:val="single" w:sz="8" w:space="0" w:color="00000A"/>
              <w:bottom w:val="single" w:sz="8" w:space="0" w:color="000001"/>
            </w:tcBorders>
            <w:shd w:val="clear" w:color="auto" w:fill="auto"/>
            <w:vAlign w:val="center"/>
          </w:tcPr>
          <w:p w14:paraId="1314D7F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21AE290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T1M01</w:t>
            </w:r>
          </w:p>
        </w:tc>
        <w:tc>
          <w:tcPr>
            <w:tcW w:w="1620" w:type="dxa"/>
            <w:vMerge w:val="restart"/>
            <w:tcBorders>
              <w:bottom w:val="single" w:sz="8" w:space="0" w:color="000001"/>
            </w:tcBorders>
            <w:shd w:val="clear" w:color="auto" w:fill="auto"/>
            <w:vAlign w:val="center"/>
          </w:tcPr>
          <w:p w14:paraId="3169970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8" w:space="0" w:color="000001"/>
              <w:right w:val="single" w:sz="8" w:space="0" w:color="00000A"/>
            </w:tcBorders>
            <w:shd w:val="clear" w:color="auto" w:fill="auto"/>
            <w:vAlign w:val="center"/>
          </w:tcPr>
          <w:p w14:paraId="3AD420C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6F9D9A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3313B09"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DA564C9"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5D18522D"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09157C6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T1M02</w:t>
            </w:r>
          </w:p>
        </w:tc>
        <w:tc>
          <w:tcPr>
            <w:tcW w:w="1620" w:type="dxa"/>
            <w:vMerge/>
            <w:tcBorders>
              <w:bottom w:val="single" w:sz="8" w:space="0" w:color="000001"/>
            </w:tcBorders>
            <w:shd w:val="clear" w:color="auto" w:fill="auto"/>
            <w:vAlign w:val="center"/>
          </w:tcPr>
          <w:p w14:paraId="1852AFD9"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3730DA4B"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68334D8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72A3A17A"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62B294B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77FF54FD"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196C76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T1M03</w:t>
            </w:r>
          </w:p>
        </w:tc>
        <w:tc>
          <w:tcPr>
            <w:tcW w:w="1620" w:type="dxa"/>
            <w:vMerge/>
            <w:tcBorders>
              <w:bottom w:val="single" w:sz="8" w:space="0" w:color="000001"/>
            </w:tcBorders>
            <w:shd w:val="clear" w:color="auto" w:fill="auto"/>
            <w:vAlign w:val="center"/>
          </w:tcPr>
          <w:p w14:paraId="71083200"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6273143F" w14:textId="77777777" w:rsidR="002C44A7" w:rsidRDefault="002C44A7">
            <w:pPr>
              <w:rPr>
                <w:rFonts w:ascii="Times New Roman" w:eastAsia="Times New Roman" w:hAnsi="Times New Roman" w:cs="Times New Roman"/>
                <w:color w:val="000000"/>
              </w:rPr>
            </w:pPr>
          </w:p>
        </w:tc>
        <w:tc>
          <w:tcPr>
            <w:tcW w:w="1390" w:type="dxa"/>
            <w:tcBorders>
              <w:bottom w:val="single" w:sz="8" w:space="0" w:color="00000A"/>
              <w:right w:val="single" w:sz="8" w:space="0" w:color="00000A"/>
            </w:tcBorders>
            <w:shd w:val="clear" w:color="auto" w:fill="auto"/>
            <w:vAlign w:val="center"/>
          </w:tcPr>
          <w:p w14:paraId="73DCA49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15D5796"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0A76B72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79" w:type="dxa"/>
            <w:vMerge w:val="restart"/>
            <w:tcBorders>
              <w:left w:val="single" w:sz="8" w:space="0" w:color="00000A"/>
              <w:bottom w:val="single" w:sz="8" w:space="0" w:color="000001"/>
            </w:tcBorders>
            <w:shd w:val="clear" w:color="auto" w:fill="auto"/>
            <w:vAlign w:val="center"/>
          </w:tcPr>
          <w:p w14:paraId="075C904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051705F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T2M01</w:t>
            </w:r>
          </w:p>
        </w:tc>
        <w:tc>
          <w:tcPr>
            <w:tcW w:w="1620" w:type="dxa"/>
            <w:vMerge w:val="restart"/>
            <w:tcBorders>
              <w:bottom w:val="single" w:sz="8" w:space="0" w:color="000001"/>
            </w:tcBorders>
            <w:shd w:val="clear" w:color="auto" w:fill="auto"/>
            <w:vAlign w:val="center"/>
          </w:tcPr>
          <w:p w14:paraId="5F4C0A2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vMerge w:val="restart"/>
            <w:tcBorders>
              <w:bottom w:val="single" w:sz="8" w:space="0" w:color="000001"/>
              <w:right w:val="single" w:sz="8" w:space="0" w:color="00000A"/>
            </w:tcBorders>
            <w:shd w:val="clear" w:color="auto" w:fill="auto"/>
            <w:vAlign w:val="center"/>
          </w:tcPr>
          <w:p w14:paraId="032F447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761E36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654D1AA9"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4F5E15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27D1D9BD"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89ADE0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T2M02</w:t>
            </w:r>
          </w:p>
        </w:tc>
        <w:tc>
          <w:tcPr>
            <w:tcW w:w="1620" w:type="dxa"/>
            <w:vMerge/>
            <w:tcBorders>
              <w:bottom w:val="single" w:sz="8" w:space="0" w:color="000001"/>
            </w:tcBorders>
            <w:shd w:val="clear" w:color="auto" w:fill="auto"/>
            <w:vAlign w:val="center"/>
          </w:tcPr>
          <w:p w14:paraId="2845BA58"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160A9418" w14:textId="77777777" w:rsidR="002C44A7" w:rsidRDefault="002C44A7">
            <w:pPr>
              <w:rPr>
                <w:rFonts w:ascii="Times New Roman" w:eastAsia="Times New Roman" w:hAnsi="Times New Roman" w:cs="Times New Roman"/>
                <w:color w:val="000000"/>
              </w:rPr>
            </w:pPr>
          </w:p>
        </w:tc>
        <w:tc>
          <w:tcPr>
            <w:tcW w:w="1390" w:type="dxa"/>
            <w:tcBorders>
              <w:right w:val="single" w:sz="8" w:space="0" w:color="00000A"/>
            </w:tcBorders>
            <w:shd w:val="clear" w:color="auto" w:fill="auto"/>
            <w:vAlign w:val="center"/>
          </w:tcPr>
          <w:p w14:paraId="2EE0133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2F60838"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5A04B9C2"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025724B1"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64274C4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T2M03</w:t>
            </w:r>
          </w:p>
        </w:tc>
        <w:tc>
          <w:tcPr>
            <w:tcW w:w="1620" w:type="dxa"/>
            <w:vMerge/>
            <w:tcBorders>
              <w:bottom w:val="single" w:sz="8" w:space="0" w:color="000001"/>
            </w:tcBorders>
            <w:shd w:val="clear" w:color="auto" w:fill="auto"/>
            <w:vAlign w:val="center"/>
          </w:tcPr>
          <w:p w14:paraId="52A61F8E" w14:textId="77777777" w:rsidR="002C44A7" w:rsidRDefault="002C44A7">
            <w:pPr>
              <w:rPr>
                <w:rFonts w:ascii="Times New Roman" w:eastAsia="Times New Roman" w:hAnsi="Times New Roman" w:cs="Times New Roman"/>
                <w:color w:val="000000"/>
              </w:rPr>
            </w:pPr>
          </w:p>
        </w:tc>
        <w:tc>
          <w:tcPr>
            <w:tcW w:w="1890" w:type="dxa"/>
            <w:vMerge/>
            <w:tcBorders>
              <w:bottom w:val="single" w:sz="8" w:space="0" w:color="000001"/>
              <w:right w:val="single" w:sz="8" w:space="0" w:color="00000A"/>
            </w:tcBorders>
            <w:shd w:val="clear" w:color="auto" w:fill="auto"/>
            <w:vAlign w:val="center"/>
          </w:tcPr>
          <w:p w14:paraId="4A155A4F" w14:textId="77777777" w:rsidR="002C44A7" w:rsidRDefault="002C44A7">
            <w:pPr>
              <w:rPr>
                <w:rFonts w:ascii="Times New Roman" w:eastAsia="Times New Roman" w:hAnsi="Times New Roman" w:cs="Times New Roman"/>
                <w:color w:val="000000"/>
              </w:rPr>
            </w:pPr>
          </w:p>
        </w:tc>
        <w:tc>
          <w:tcPr>
            <w:tcW w:w="1390" w:type="dxa"/>
            <w:tcBorders>
              <w:bottom w:val="single" w:sz="8" w:space="0" w:color="00000A"/>
              <w:right w:val="single" w:sz="8" w:space="0" w:color="00000A"/>
            </w:tcBorders>
            <w:shd w:val="clear" w:color="auto" w:fill="auto"/>
            <w:vAlign w:val="center"/>
          </w:tcPr>
          <w:p w14:paraId="30366CB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CB741B9"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23A60E5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079" w:type="dxa"/>
            <w:vMerge w:val="restart"/>
            <w:tcBorders>
              <w:left w:val="single" w:sz="8" w:space="0" w:color="00000A"/>
              <w:bottom w:val="single" w:sz="4" w:space="0" w:color="000001"/>
            </w:tcBorders>
            <w:shd w:val="clear" w:color="auto" w:fill="auto"/>
            <w:vAlign w:val="center"/>
          </w:tcPr>
          <w:p w14:paraId="348193D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980" w:type="dxa"/>
            <w:shd w:val="clear" w:color="auto" w:fill="auto"/>
            <w:vAlign w:val="center"/>
          </w:tcPr>
          <w:p w14:paraId="6A12B18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T3F01_BM_PG</w:t>
            </w:r>
          </w:p>
        </w:tc>
        <w:tc>
          <w:tcPr>
            <w:tcW w:w="1620" w:type="dxa"/>
            <w:shd w:val="clear" w:color="auto" w:fill="auto"/>
            <w:vAlign w:val="center"/>
          </w:tcPr>
          <w:p w14:paraId="6A3212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DEADCB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5622B64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7E2D337C"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6D6102B6"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3DB1FC46"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027E28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T3F01_BM_FF</w:t>
            </w:r>
          </w:p>
        </w:tc>
        <w:tc>
          <w:tcPr>
            <w:tcW w:w="1620" w:type="dxa"/>
            <w:shd w:val="clear" w:color="auto" w:fill="auto"/>
            <w:vAlign w:val="center"/>
          </w:tcPr>
          <w:p w14:paraId="4529E10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72AACC2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1D6671E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26ADD0"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271D2A90"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4F69C5F"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23D9BBF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T3F01_IO_FF</w:t>
            </w:r>
          </w:p>
        </w:tc>
        <w:tc>
          <w:tcPr>
            <w:tcW w:w="1620" w:type="dxa"/>
            <w:shd w:val="clear" w:color="auto" w:fill="auto"/>
            <w:vAlign w:val="center"/>
          </w:tcPr>
          <w:p w14:paraId="730D735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660F6ED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91BB61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5DB388E7"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61E6C36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6CE415A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051F4E1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T3F01_SC_FF</w:t>
            </w:r>
          </w:p>
        </w:tc>
        <w:tc>
          <w:tcPr>
            <w:tcW w:w="1620" w:type="dxa"/>
            <w:shd w:val="clear" w:color="auto" w:fill="auto"/>
            <w:vAlign w:val="center"/>
          </w:tcPr>
          <w:p w14:paraId="1D0442B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477F54D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AE5D1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9282C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B97E00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1C7B66A2"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451D1DC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T3F02_BM_PG</w:t>
            </w:r>
          </w:p>
        </w:tc>
        <w:tc>
          <w:tcPr>
            <w:tcW w:w="1620" w:type="dxa"/>
            <w:shd w:val="clear" w:color="auto" w:fill="auto"/>
            <w:vAlign w:val="center"/>
          </w:tcPr>
          <w:p w14:paraId="090B6B3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61C678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5ABD9F3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43FCC61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0AB11A04"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473FC4A0"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466F84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T3F02_BM_FF</w:t>
            </w:r>
          </w:p>
        </w:tc>
        <w:tc>
          <w:tcPr>
            <w:tcW w:w="1620" w:type="dxa"/>
            <w:shd w:val="clear" w:color="auto" w:fill="auto"/>
            <w:vAlign w:val="center"/>
          </w:tcPr>
          <w:p w14:paraId="2D509B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0867B5B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0DB3C0E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4E2D0837"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349696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425E7674"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CF323A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T3F02_IO_FF</w:t>
            </w:r>
          </w:p>
        </w:tc>
        <w:tc>
          <w:tcPr>
            <w:tcW w:w="1620" w:type="dxa"/>
            <w:shd w:val="clear" w:color="auto" w:fill="auto"/>
            <w:vAlign w:val="center"/>
          </w:tcPr>
          <w:p w14:paraId="56AB532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05A29DD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A8E3FA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617BF8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0A10D4F"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4" w:space="0" w:color="000001"/>
            </w:tcBorders>
            <w:shd w:val="clear" w:color="auto" w:fill="auto"/>
            <w:vAlign w:val="center"/>
          </w:tcPr>
          <w:p w14:paraId="2D8855AF" w14:textId="77777777" w:rsidR="002C44A7" w:rsidRDefault="002C44A7">
            <w:pPr>
              <w:rPr>
                <w:rFonts w:ascii="Times New Roman" w:eastAsia="Times New Roman" w:hAnsi="Times New Roman" w:cs="Times New Roman"/>
                <w:color w:val="000000"/>
              </w:rPr>
            </w:pPr>
          </w:p>
        </w:tc>
        <w:tc>
          <w:tcPr>
            <w:tcW w:w="1980" w:type="dxa"/>
            <w:tcBorders>
              <w:bottom w:val="single" w:sz="4" w:space="0" w:color="00000A"/>
            </w:tcBorders>
            <w:shd w:val="clear" w:color="auto" w:fill="auto"/>
            <w:vAlign w:val="center"/>
          </w:tcPr>
          <w:p w14:paraId="624BE71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T3F02_SC_FF</w:t>
            </w:r>
          </w:p>
        </w:tc>
        <w:tc>
          <w:tcPr>
            <w:tcW w:w="1620" w:type="dxa"/>
            <w:tcBorders>
              <w:bottom w:val="single" w:sz="4" w:space="0" w:color="00000A"/>
            </w:tcBorders>
            <w:shd w:val="clear" w:color="auto" w:fill="auto"/>
            <w:vAlign w:val="center"/>
          </w:tcPr>
          <w:p w14:paraId="14ECAF3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bottom w:val="single" w:sz="4" w:space="0" w:color="00000A"/>
              <w:right w:val="single" w:sz="8" w:space="0" w:color="00000A"/>
            </w:tcBorders>
            <w:shd w:val="clear" w:color="auto" w:fill="auto"/>
            <w:vAlign w:val="center"/>
          </w:tcPr>
          <w:p w14:paraId="570A159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bottom w:val="single" w:sz="4" w:space="0" w:color="00000A"/>
              <w:right w:val="single" w:sz="8" w:space="0" w:color="00000A"/>
            </w:tcBorders>
            <w:shd w:val="clear" w:color="auto" w:fill="auto"/>
            <w:vAlign w:val="center"/>
          </w:tcPr>
          <w:p w14:paraId="38EA0D9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33F75A33"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81C8DCA" w14:textId="77777777" w:rsidR="002C44A7" w:rsidRDefault="002C44A7">
            <w:pPr>
              <w:rPr>
                <w:rFonts w:ascii="Times New Roman" w:eastAsia="Times New Roman" w:hAnsi="Times New Roman" w:cs="Times New Roman"/>
                <w:color w:val="000000"/>
              </w:rPr>
            </w:pPr>
          </w:p>
        </w:tc>
        <w:tc>
          <w:tcPr>
            <w:tcW w:w="1079" w:type="dxa"/>
            <w:vMerge w:val="restart"/>
            <w:tcBorders>
              <w:left w:val="single" w:sz="8" w:space="0" w:color="00000A"/>
              <w:bottom w:val="single" w:sz="8" w:space="0" w:color="000001"/>
            </w:tcBorders>
            <w:shd w:val="clear" w:color="auto" w:fill="auto"/>
            <w:vAlign w:val="center"/>
          </w:tcPr>
          <w:p w14:paraId="5A786B1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shd w:val="clear" w:color="auto" w:fill="auto"/>
            <w:vAlign w:val="center"/>
          </w:tcPr>
          <w:p w14:paraId="58B1B3C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T3M01_BM_PG</w:t>
            </w:r>
          </w:p>
        </w:tc>
        <w:tc>
          <w:tcPr>
            <w:tcW w:w="1620" w:type="dxa"/>
            <w:shd w:val="clear" w:color="auto" w:fill="auto"/>
            <w:vAlign w:val="center"/>
          </w:tcPr>
          <w:p w14:paraId="344B231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418D6FD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6A07453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3B64CE5"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34C1CBC"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09F739B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6C6D8D5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T3M01_BM_FF</w:t>
            </w:r>
          </w:p>
        </w:tc>
        <w:tc>
          <w:tcPr>
            <w:tcW w:w="1620" w:type="dxa"/>
            <w:shd w:val="clear" w:color="auto" w:fill="auto"/>
            <w:vAlign w:val="center"/>
          </w:tcPr>
          <w:p w14:paraId="41D3885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6B2132E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73AB0A4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2B4816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03B08D7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2730B2E7"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124C0E2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T3M01_SC_FF</w:t>
            </w:r>
          </w:p>
        </w:tc>
        <w:tc>
          <w:tcPr>
            <w:tcW w:w="1620" w:type="dxa"/>
            <w:shd w:val="clear" w:color="auto" w:fill="auto"/>
            <w:vAlign w:val="center"/>
          </w:tcPr>
          <w:p w14:paraId="0AC6C3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0634E8D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36D55F4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37E42B6F"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51D5341E"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7B3D4BB8"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98ED67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T3M02_BM_PG</w:t>
            </w:r>
          </w:p>
        </w:tc>
        <w:tc>
          <w:tcPr>
            <w:tcW w:w="1620" w:type="dxa"/>
            <w:shd w:val="clear" w:color="auto" w:fill="auto"/>
            <w:vAlign w:val="center"/>
          </w:tcPr>
          <w:p w14:paraId="77C6808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153E7BA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propylene glycol</w:t>
            </w:r>
          </w:p>
        </w:tc>
        <w:tc>
          <w:tcPr>
            <w:tcW w:w="1390" w:type="dxa"/>
            <w:tcBorders>
              <w:right w:val="single" w:sz="8" w:space="0" w:color="00000A"/>
            </w:tcBorders>
            <w:shd w:val="clear" w:color="auto" w:fill="auto"/>
            <w:vAlign w:val="center"/>
          </w:tcPr>
          <w:p w14:paraId="191AE58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39D3518"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47630E6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3E2D41EA"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6946916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T3M02_BM_FF</w:t>
            </w:r>
          </w:p>
        </w:tc>
        <w:tc>
          <w:tcPr>
            <w:tcW w:w="1620" w:type="dxa"/>
            <w:shd w:val="clear" w:color="auto" w:fill="auto"/>
            <w:vAlign w:val="center"/>
          </w:tcPr>
          <w:p w14:paraId="534650F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right w:val="single" w:sz="8" w:space="0" w:color="00000A"/>
            </w:tcBorders>
            <w:shd w:val="clear" w:color="auto" w:fill="auto"/>
            <w:vAlign w:val="center"/>
          </w:tcPr>
          <w:p w14:paraId="4B9C5D4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48B284C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5235135D"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410A88ED"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4C33B035"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75FBBF5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T3M02_SC_FF</w:t>
            </w:r>
          </w:p>
        </w:tc>
        <w:tc>
          <w:tcPr>
            <w:tcW w:w="1620" w:type="dxa"/>
            <w:shd w:val="clear" w:color="auto" w:fill="auto"/>
            <w:vAlign w:val="center"/>
          </w:tcPr>
          <w:p w14:paraId="55E9320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right w:val="single" w:sz="8" w:space="0" w:color="00000A"/>
            </w:tcBorders>
            <w:shd w:val="clear" w:color="auto" w:fill="auto"/>
            <w:vAlign w:val="center"/>
          </w:tcPr>
          <w:p w14:paraId="6E30BE8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5F0B5E7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0E1466F8" w14:textId="77777777">
        <w:trPr>
          <w:trHeight w:val="340"/>
        </w:trPr>
        <w:tc>
          <w:tcPr>
            <w:tcW w:w="1160" w:type="dxa"/>
            <w:vMerge w:val="restart"/>
            <w:tcBorders>
              <w:left w:val="single" w:sz="8" w:space="0" w:color="00000A"/>
              <w:bottom w:val="single" w:sz="8" w:space="0" w:color="000001"/>
              <w:right w:val="single" w:sz="8" w:space="0" w:color="00000A"/>
            </w:tcBorders>
            <w:shd w:val="clear" w:color="auto" w:fill="auto"/>
            <w:vAlign w:val="center"/>
          </w:tcPr>
          <w:p w14:paraId="5934BFD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79" w:type="dxa"/>
            <w:vMerge w:val="restart"/>
            <w:tcBorders>
              <w:left w:val="single" w:sz="8" w:space="0" w:color="00000A"/>
              <w:bottom w:val="single" w:sz="8" w:space="0" w:color="000001"/>
            </w:tcBorders>
            <w:shd w:val="clear" w:color="auto" w:fill="auto"/>
            <w:vAlign w:val="center"/>
          </w:tcPr>
          <w:p w14:paraId="57B0418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980" w:type="dxa"/>
            <w:tcBorders>
              <w:top w:val="single" w:sz="8" w:space="0" w:color="00000A"/>
            </w:tcBorders>
            <w:shd w:val="clear" w:color="auto" w:fill="auto"/>
            <w:vAlign w:val="center"/>
          </w:tcPr>
          <w:p w14:paraId="1FCF524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T4M01_BM_FF</w:t>
            </w:r>
          </w:p>
        </w:tc>
        <w:tc>
          <w:tcPr>
            <w:tcW w:w="1620" w:type="dxa"/>
            <w:tcBorders>
              <w:top w:val="single" w:sz="8" w:space="0" w:color="00000A"/>
            </w:tcBorders>
            <w:shd w:val="clear" w:color="auto" w:fill="auto"/>
            <w:vAlign w:val="center"/>
          </w:tcPr>
          <w:p w14:paraId="6F9547E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muscle</w:t>
            </w:r>
          </w:p>
        </w:tc>
        <w:tc>
          <w:tcPr>
            <w:tcW w:w="1890" w:type="dxa"/>
            <w:tcBorders>
              <w:top w:val="single" w:sz="8" w:space="0" w:color="00000A"/>
              <w:right w:val="single" w:sz="8" w:space="0" w:color="00000A"/>
            </w:tcBorders>
            <w:shd w:val="clear" w:color="auto" w:fill="auto"/>
            <w:vAlign w:val="center"/>
          </w:tcPr>
          <w:p w14:paraId="4CF3A93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top w:val="single" w:sz="8" w:space="0" w:color="00000A"/>
              <w:right w:val="single" w:sz="8" w:space="0" w:color="00000A"/>
            </w:tcBorders>
            <w:shd w:val="clear" w:color="auto" w:fill="auto"/>
            <w:vAlign w:val="center"/>
          </w:tcPr>
          <w:p w14:paraId="3AB0074A"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2C44A7" w14:paraId="19564EE2" w14:textId="77777777">
        <w:trPr>
          <w:trHeight w:val="340"/>
        </w:trPr>
        <w:tc>
          <w:tcPr>
            <w:tcW w:w="1160" w:type="dxa"/>
            <w:vMerge/>
            <w:tcBorders>
              <w:left w:val="single" w:sz="8" w:space="0" w:color="00000A"/>
              <w:bottom w:val="single" w:sz="8" w:space="0" w:color="000001"/>
              <w:right w:val="single" w:sz="8" w:space="0" w:color="00000A"/>
            </w:tcBorders>
            <w:shd w:val="clear" w:color="auto" w:fill="auto"/>
            <w:vAlign w:val="center"/>
          </w:tcPr>
          <w:p w14:paraId="3FBEFDB4"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1D17B26B" w14:textId="77777777" w:rsidR="002C44A7" w:rsidRDefault="002C44A7">
            <w:pPr>
              <w:rPr>
                <w:rFonts w:ascii="Times New Roman" w:eastAsia="Times New Roman" w:hAnsi="Times New Roman" w:cs="Times New Roman"/>
                <w:color w:val="000000"/>
              </w:rPr>
            </w:pPr>
          </w:p>
        </w:tc>
        <w:tc>
          <w:tcPr>
            <w:tcW w:w="1980" w:type="dxa"/>
            <w:shd w:val="clear" w:color="auto" w:fill="auto"/>
            <w:vAlign w:val="center"/>
          </w:tcPr>
          <w:p w14:paraId="3124660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T4M01_IO_FF</w:t>
            </w:r>
          </w:p>
        </w:tc>
        <w:tc>
          <w:tcPr>
            <w:tcW w:w="1620" w:type="dxa"/>
            <w:shd w:val="clear" w:color="auto" w:fill="auto"/>
            <w:vAlign w:val="center"/>
          </w:tcPr>
          <w:p w14:paraId="5C6BB6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internal organ</w:t>
            </w:r>
          </w:p>
        </w:tc>
        <w:tc>
          <w:tcPr>
            <w:tcW w:w="1890" w:type="dxa"/>
            <w:tcBorders>
              <w:right w:val="single" w:sz="8" w:space="0" w:color="00000A"/>
            </w:tcBorders>
            <w:shd w:val="clear" w:color="auto" w:fill="auto"/>
            <w:vAlign w:val="center"/>
          </w:tcPr>
          <w:p w14:paraId="2B45F63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right w:val="single" w:sz="8" w:space="0" w:color="00000A"/>
            </w:tcBorders>
            <w:shd w:val="clear" w:color="auto" w:fill="auto"/>
            <w:vAlign w:val="center"/>
          </w:tcPr>
          <w:p w14:paraId="36028287"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r>
      <w:tr w:rsidR="002C44A7" w14:paraId="335C63F2" w14:textId="77777777">
        <w:trPr>
          <w:trHeight w:val="360"/>
        </w:trPr>
        <w:tc>
          <w:tcPr>
            <w:tcW w:w="1160" w:type="dxa"/>
            <w:vMerge/>
            <w:tcBorders>
              <w:left w:val="single" w:sz="8" w:space="0" w:color="00000A"/>
              <w:bottom w:val="single" w:sz="8" w:space="0" w:color="000001"/>
              <w:right w:val="single" w:sz="8" w:space="0" w:color="00000A"/>
            </w:tcBorders>
            <w:shd w:val="clear" w:color="auto" w:fill="auto"/>
            <w:vAlign w:val="center"/>
          </w:tcPr>
          <w:p w14:paraId="1F1D05C7" w14:textId="77777777" w:rsidR="002C44A7" w:rsidRDefault="002C44A7">
            <w:pPr>
              <w:rPr>
                <w:rFonts w:ascii="Times New Roman" w:eastAsia="Times New Roman" w:hAnsi="Times New Roman" w:cs="Times New Roman"/>
                <w:color w:val="000000"/>
              </w:rPr>
            </w:pPr>
          </w:p>
        </w:tc>
        <w:tc>
          <w:tcPr>
            <w:tcW w:w="1079" w:type="dxa"/>
            <w:vMerge/>
            <w:tcBorders>
              <w:left w:val="single" w:sz="8" w:space="0" w:color="00000A"/>
              <w:bottom w:val="single" w:sz="8" w:space="0" w:color="000001"/>
            </w:tcBorders>
            <w:shd w:val="clear" w:color="auto" w:fill="auto"/>
            <w:vAlign w:val="center"/>
          </w:tcPr>
          <w:p w14:paraId="37735652" w14:textId="77777777" w:rsidR="002C44A7" w:rsidRDefault="002C44A7">
            <w:pPr>
              <w:rPr>
                <w:rFonts w:ascii="Times New Roman" w:eastAsia="Times New Roman" w:hAnsi="Times New Roman" w:cs="Times New Roman"/>
                <w:color w:val="000000"/>
              </w:rPr>
            </w:pPr>
          </w:p>
        </w:tc>
        <w:tc>
          <w:tcPr>
            <w:tcW w:w="1980" w:type="dxa"/>
            <w:tcBorders>
              <w:bottom w:val="single" w:sz="8" w:space="0" w:color="00000A"/>
            </w:tcBorders>
            <w:shd w:val="clear" w:color="auto" w:fill="auto"/>
            <w:vAlign w:val="center"/>
          </w:tcPr>
          <w:p w14:paraId="5EC3560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T4M01_SC_FF</w:t>
            </w:r>
          </w:p>
        </w:tc>
        <w:tc>
          <w:tcPr>
            <w:tcW w:w="1620" w:type="dxa"/>
            <w:tcBorders>
              <w:bottom w:val="single" w:sz="8" w:space="0" w:color="00000A"/>
            </w:tcBorders>
            <w:shd w:val="clear" w:color="auto" w:fill="auto"/>
            <w:vAlign w:val="center"/>
          </w:tcPr>
          <w:p w14:paraId="06C7A33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scales</w:t>
            </w:r>
          </w:p>
        </w:tc>
        <w:tc>
          <w:tcPr>
            <w:tcW w:w="1890" w:type="dxa"/>
            <w:tcBorders>
              <w:bottom w:val="single" w:sz="8" w:space="0" w:color="00000A"/>
              <w:right w:val="single" w:sz="8" w:space="0" w:color="00000A"/>
            </w:tcBorders>
            <w:shd w:val="clear" w:color="auto" w:fill="auto"/>
            <w:vAlign w:val="center"/>
          </w:tcPr>
          <w:p w14:paraId="33CCF43B"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flash frozen</w:t>
            </w:r>
          </w:p>
        </w:tc>
        <w:tc>
          <w:tcPr>
            <w:tcW w:w="1390" w:type="dxa"/>
            <w:tcBorders>
              <w:bottom w:val="single" w:sz="8" w:space="0" w:color="00000A"/>
              <w:right w:val="single" w:sz="8" w:space="0" w:color="00000A"/>
            </w:tcBorders>
            <w:shd w:val="clear" w:color="auto" w:fill="auto"/>
            <w:vAlign w:val="center"/>
          </w:tcPr>
          <w:p w14:paraId="58C25C5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7A73108E" w14:textId="77777777" w:rsidR="002C44A7" w:rsidRDefault="002C44A7">
      <w:pPr>
        <w:rPr>
          <w:rFonts w:ascii="Times" w:hAnsi="Times"/>
          <w:b/>
          <w:bCs/>
          <w:u w:val="single"/>
        </w:rPr>
      </w:pPr>
    </w:p>
    <w:p w14:paraId="2B4F0907" w14:textId="77777777" w:rsidR="002C44A7" w:rsidRDefault="0049130D">
      <w:pPr>
        <w:rPr>
          <w:rFonts w:ascii="Times" w:hAnsi="Times"/>
          <w:b/>
          <w:bCs/>
          <w:u w:val="single"/>
        </w:rPr>
      </w:pPr>
      <w:r>
        <w:br w:type="page"/>
      </w:r>
    </w:p>
    <w:p w14:paraId="121A2BAF"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110A9FC2" w14:textId="77777777" w:rsidR="002C44A7" w:rsidRDefault="002C44A7">
      <w:pPr>
        <w:rPr>
          <w:rFonts w:ascii="Times" w:hAnsi="Times"/>
          <w:b/>
          <w:bCs/>
          <w:u w:val="single"/>
        </w:rPr>
      </w:pPr>
    </w:p>
    <w:tbl>
      <w:tblPr>
        <w:tblW w:w="7915"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2440"/>
        <w:gridCol w:w="2240"/>
        <w:gridCol w:w="576"/>
        <w:gridCol w:w="1399"/>
        <w:gridCol w:w="1260"/>
      </w:tblGrid>
      <w:tr w:rsidR="002C44A7" w14:paraId="78B7AE22" w14:textId="77777777">
        <w:trPr>
          <w:trHeight w:val="320"/>
          <w:jc w:val="center"/>
        </w:trPr>
        <w:tc>
          <w:tcPr>
            <w:tcW w:w="2440" w:type="dxa"/>
            <w:tcBorders>
              <w:top w:val="single" w:sz="4" w:space="0" w:color="00000A"/>
              <w:left w:val="single" w:sz="4" w:space="0" w:color="00000A"/>
              <w:bottom w:val="single" w:sz="4" w:space="0" w:color="00000A"/>
            </w:tcBorders>
            <w:shd w:val="clear" w:color="auto" w:fill="D9D9D9" w:themeFill="background1" w:themeFillShade="D9"/>
            <w:vAlign w:val="bottom"/>
          </w:tcPr>
          <w:p w14:paraId="5F9F9E61"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Sequencing Technology</w:t>
            </w:r>
          </w:p>
        </w:tc>
        <w:tc>
          <w:tcPr>
            <w:tcW w:w="2240" w:type="dxa"/>
            <w:tcBorders>
              <w:top w:val="single" w:sz="4" w:space="0" w:color="00000A"/>
              <w:bottom w:val="single" w:sz="4" w:space="0" w:color="00000A"/>
            </w:tcBorders>
            <w:shd w:val="clear" w:color="auto" w:fill="D9D9D9" w:themeFill="background1" w:themeFillShade="D9"/>
            <w:vAlign w:val="bottom"/>
          </w:tcPr>
          <w:p w14:paraId="098BE554"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Sequencing Company</w:t>
            </w:r>
          </w:p>
        </w:tc>
        <w:tc>
          <w:tcPr>
            <w:tcW w:w="576" w:type="dxa"/>
            <w:tcBorders>
              <w:top w:val="single" w:sz="4" w:space="0" w:color="00000A"/>
              <w:bottom w:val="single" w:sz="4" w:space="0" w:color="00000A"/>
            </w:tcBorders>
            <w:shd w:val="clear" w:color="auto" w:fill="D9D9D9" w:themeFill="background1" w:themeFillShade="D9"/>
            <w:vAlign w:val="bottom"/>
          </w:tcPr>
          <w:p w14:paraId="56E9852E"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Sex</w:t>
            </w:r>
          </w:p>
        </w:tc>
        <w:tc>
          <w:tcPr>
            <w:tcW w:w="1399" w:type="dxa"/>
            <w:tcBorders>
              <w:top w:val="single" w:sz="4" w:space="0" w:color="00000A"/>
              <w:bottom w:val="single" w:sz="4" w:space="0" w:color="00000A"/>
            </w:tcBorders>
            <w:shd w:val="clear" w:color="auto" w:fill="D9D9D9" w:themeFill="background1" w:themeFillShade="D9"/>
            <w:vAlign w:val="bottom"/>
          </w:tcPr>
          <w:p w14:paraId="57A7225B"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Runs</w:t>
            </w:r>
          </w:p>
        </w:tc>
        <w:tc>
          <w:tcPr>
            <w:tcW w:w="1260" w:type="dxa"/>
            <w:tcBorders>
              <w:top w:val="single" w:sz="4" w:space="0" w:color="00000A"/>
              <w:bottom w:val="single" w:sz="4" w:space="0" w:color="00000A"/>
              <w:right w:val="single" w:sz="4" w:space="0" w:color="00000A"/>
            </w:tcBorders>
            <w:shd w:val="clear" w:color="auto" w:fill="D9D9D9" w:themeFill="background1" w:themeFillShade="D9"/>
            <w:vAlign w:val="bottom"/>
          </w:tcPr>
          <w:p w14:paraId="41DDE56F"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Coverage</w:t>
            </w:r>
          </w:p>
        </w:tc>
      </w:tr>
      <w:tr w:rsidR="002C44A7" w14:paraId="67F5AAB9" w14:textId="77777777">
        <w:trPr>
          <w:trHeight w:val="320"/>
          <w:jc w:val="center"/>
        </w:trPr>
        <w:tc>
          <w:tcPr>
            <w:tcW w:w="2440" w:type="dxa"/>
            <w:tcBorders>
              <w:left w:val="single" w:sz="4" w:space="0" w:color="00000A"/>
              <w:bottom w:val="single" w:sz="4" w:space="0" w:color="00000A"/>
            </w:tcBorders>
            <w:shd w:val="clear" w:color="auto" w:fill="auto"/>
            <w:vAlign w:val="bottom"/>
          </w:tcPr>
          <w:p w14:paraId="39A05440"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Linked Reads</w:t>
            </w:r>
          </w:p>
        </w:tc>
        <w:tc>
          <w:tcPr>
            <w:tcW w:w="2240" w:type="dxa"/>
            <w:tcBorders>
              <w:bottom w:val="single" w:sz="4" w:space="0" w:color="00000A"/>
            </w:tcBorders>
            <w:shd w:val="clear" w:color="auto" w:fill="auto"/>
            <w:vAlign w:val="bottom"/>
          </w:tcPr>
          <w:p w14:paraId="56CCE58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10X</w:t>
            </w:r>
          </w:p>
        </w:tc>
        <w:tc>
          <w:tcPr>
            <w:tcW w:w="576" w:type="dxa"/>
            <w:tcBorders>
              <w:bottom w:val="single" w:sz="4" w:space="0" w:color="00000A"/>
            </w:tcBorders>
            <w:shd w:val="clear" w:color="auto" w:fill="auto"/>
            <w:vAlign w:val="bottom"/>
          </w:tcPr>
          <w:p w14:paraId="0D8D5F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03A5EDA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0F9BD2E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120</w:t>
            </w:r>
          </w:p>
        </w:tc>
      </w:tr>
      <w:tr w:rsidR="002C44A7" w14:paraId="204B34DE" w14:textId="77777777">
        <w:trPr>
          <w:trHeight w:val="320"/>
          <w:jc w:val="center"/>
        </w:trPr>
        <w:tc>
          <w:tcPr>
            <w:tcW w:w="2440" w:type="dxa"/>
            <w:tcBorders>
              <w:left w:val="single" w:sz="4" w:space="0" w:color="00000A"/>
              <w:bottom w:val="single" w:sz="4" w:space="0" w:color="00000A"/>
            </w:tcBorders>
            <w:shd w:val="clear" w:color="auto" w:fill="auto"/>
            <w:vAlign w:val="bottom"/>
          </w:tcPr>
          <w:p w14:paraId="56A362C2"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Linked Reads</w:t>
            </w:r>
          </w:p>
        </w:tc>
        <w:tc>
          <w:tcPr>
            <w:tcW w:w="2240" w:type="dxa"/>
            <w:tcBorders>
              <w:bottom w:val="single" w:sz="4" w:space="0" w:color="00000A"/>
            </w:tcBorders>
            <w:shd w:val="clear" w:color="auto" w:fill="auto"/>
            <w:vAlign w:val="bottom"/>
          </w:tcPr>
          <w:p w14:paraId="5510875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10X</w:t>
            </w:r>
          </w:p>
        </w:tc>
        <w:tc>
          <w:tcPr>
            <w:tcW w:w="576" w:type="dxa"/>
            <w:tcBorders>
              <w:bottom w:val="single" w:sz="4" w:space="0" w:color="00000A"/>
            </w:tcBorders>
            <w:shd w:val="clear" w:color="auto" w:fill="auto"/>
            <w:vAlign w:val="bottom"/>
          </w:tcPr>
          <w:p w14:paraId="7625E14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264099F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175E861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r>
      <w:tr w:rsidR="002C44A7" w14:paraId="29F5A51E" w14:textId="77777777">
        <w:trPr>
          <w:trHeight w:val="320"/>
          <w:jc w:val="center"/>
        </w:trPr>
        <w:tc>
          <w:tcPr>
            <w:tcW w:w="2440" w:type="dxa"/>
            <w:tcBorders>
              <w:left w:val="single" w:sz="4" w:space="0" w:color="00000A"/>
              <w:bottom w:val="single" w:sz="4" w:space="0" w:color="00000A"/>
            </w:tcBorders>
            <w:shd w:val="clear" w:color="auto" w:fill="auto"/>
            <w:vAlign w:val="bottom"/>
          </w:tcPr>
          <w:p w14:paraId="0037DC94"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Long Reads</w:t>
            </w:r>
          </w:p>
        </w:tc>
        <w:tc>
          <w:tcPr>
            <w:tcW w:w="2240" w:type="dxa"/>
            <w:tcBorders>
              <w:bottom w:val="single" w:sz="4" w:space="0" w:color="00000A"/>
            </w:tcBorders>
            <w:shd w:val="clear" w:color="auto" w:fill="auto"/>
            <w:vAlign w:val="bottom"/>
          </w:tcPr>
          <w:p w14:paraId="7A15C88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PacBio HiFi</w:t>
            </w:r>
          </w:p>
        </w:tc>
        <w:tc>
          <w:tcPr>
            <w:tcW w:w="576" w:type="dxa"/>
            <w:tcBorders>
              <w:bottom w:val="single" w:sz="4" w:space="0" w:color="00000A"/>
            </w:tcBorders>
            <w:shd w:val="clear" w:color="auto" w:fill="auto"/>
            <w:vAlign w:val="bottom"/>
          </w:tcPr>
          <w:p w14:paraId="30BA7D58"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7D6777E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60" w:type="dxa"/>
            <w:tcBorders>
              <w:bottom w:val="single" w:sz="4" w:space="0" w:color="00000A"/>
              <w:right w:val="single" w:sz="4" w:space="0" w:color="00000A"/>
            </w:tcBorders>
            <w:shd w:val="clear" w:color="auto" w:fill="auto"/>
            <w:vAlign w:val="bottom"/>
          </w:tcPr>
          <w:p w14:paraId="056FB815"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r>
      <w:tr w:rsidR="002C44A7" w14:paraId="7EC62B2A" w14:textId="77777777">
        <w:trPr>
          <w:trHeight w:val="320"/>
          <w:jc w:val="center"/>
        </w:trPr>
        <w:tc>
          <w:tcPr>
            <w:tcW w:w="2440" w:type="dxa"/>
            <w:tcBorders>
              <w:left w:val="single" w:sz="4" w:space="0" w:color="00000A"/>
              <w:bottom w:val="single" w:sz="4" w:space="0" w:color="00000A"/>
            </w:tcBorders>
            <w:shd w:val="clear" w:color="auto" w:fill="auto"/>
            <w:vAlign w:val="bottom"/>
          </w:tcPr>
          <w:p w14:paraId="4FCC3F2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Long Reads</w:t>
            </w:r>
          </w:p>
        </w:tc>
        <w:tc>
          <w:tcPr>
            <w:tcW w:w="2240" w:type="dxa"/>
            <w:tcBorders>
              <w:bottom w:val="single" w:sz="4" w:space="0" w:color="00000A"/>
            </w:tcBorders>
            <w:shd w:val="clear" w:color="auto" w:fill="auto"/>
            <w:vAlign w:val="bottom"/>
          </w:tcPr>
          <w:p w14:paraId="69A05B9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PacBio HiFi</w:t>
            </w:r>
          </w:p>
        </w:tc>
        <w:tc>
          <w:tcPr>
            <w:tcW w:w="576" w:type="dxa"/>
            <w:tcBorders>
              <w:bottom w:val="single" w:sz="4" w:space="0" w:color="00000A"/>
            </w:tcBorders>
            <w:shd w:val="clear" w:color="auto" w:fill="auto"/>
            <w:vAlign w:val="bottom"/>
          </w:tcPr>
          <w:p w14:paraId="47E5A8A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508527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60" w:type="dxa"/>
            <w:tcBorders>
              <w:bottom w:val="single" w:sz="4" w:space="0" w:color="00000A"/>
              <w:right w:val="single" w:sz="4" w:space="0" w:color="00000A"/>
            </w:tcBorders>
            <w:shd w:val="clear" w:color="auto" w:fill="auto"/>
            <w:vAlign w:val="bottom"/>
          </w:tcPr>
          <w:p w14:paraId="1F50EDF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29</w:t>
            </w:r>
          </w:p>
        </w:tc>
      </w:tr>
      <w:tr w:rsidR="002C44A7" w14:paraId="5A3FA8EE" w14:textId="77777777">
        <w:trPr>
          <w:trHeight w:val="320"/>
          <w:jc w:val="center"/>
        </w:trPr>
        <w:tc>
          <w:tcPr>
            <w:tcW w:w="2440" w:type="dxa"/>
            <w:tcBorders>
              <w:left w:val="single" w:sz="4" w:space="0" w:color="00000A"/>
              <w:bottom w:val="single" w:sz="4" w:space="0" w:color="00000A"/>
            </w:tcBorders>
            <w:shd w:val="clear" w:color="auto" w:fill="auto"/>
            <w:vAlign w:val="bottom"/>
          </w:tcPr>
          <w:p w14:paraId="1372F5E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Hi-C</w:t>
            </w:r>
          </w:p>
        </w:tc>
        <w:tc>
          <w:tcPr>
            <w:tcW w:w="2240" w:type="dxa"/>
            <w:tcBorders>
              <w:bottom w:val="single" w:sz="4" w:space="0" w:color="00000A"/>
            </w:tcBorders>
            <w:shd w:val="clear" w:color="auto" w:fill="auto"/>
            <w:vAlign w:val="bottom"/>
          </w:tcPr>
          <w:p w14:paraId="3C514EC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Phase</w:t>
            </w:r>
          </w:p>
        </w:tc>
        <w:tc>
          <w:tcPr>
            <w:tcW w:w="576" w:type="dxa"/>
            <w:tcBorders>
              <w:bottom w:val="single" w:sz="4" w:space="0" w:color="00000A"/>
            </w:tcBorders>
            <w:shd w:val="clear" w:color="auto" w:fill="auto"/>
            <w:vAlign w:val="bottom"/>
          </w:tcPr>
          <w:p w14:paraId="16470ACC"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w:t>
            </w:r>
          </w:p>
        </w:tc>
        <w:tc>
          <w:tcPr>
            <w:tcW w:w="1399" w:type="dxa"/>
            <w:tcBorders>
              <w:bottom w:val="single" w:sz="4" w:space="0" w:color="00000A"/>
            </w:tcBorders>
            <w:shd w:val="clear" w:color="auto" w:fill="auto"/>
            <w:vAlign w:val="bottom"/>
          </w:tcPr>
          <w:p w14:paraId="3E75EEEE"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4D5BEA7D"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r w:rsidR="002C44A7" w14:paraId="3250D1D2" w14:textId="77777777">
        <w:trPr>
          <w:trHeight w:val="320"/>
          <w:jc w:val="center"/>
        </w:trPr>
        <w:tc>
          <w:tcPr>
            <w:tcW w:w="2440" w:type="dxa"/>
            <w:tcBorders>
              <w:left w:val="single" w:sz="4" w:space="0" w:color="00000A"/>
              <w:bottom w:val="single" w:sz="4" w:space="0" w:color="00000A"/>
            </w:tcBorders>
            <w:shd w:val="clear" w:color="auto" w:fill="auto"/>
            <w:vAlign w:val="bottom"/>
          </w:tcPr>
          <w:p w14:paraId="5740A566"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Hi-C</w:t>
            </w:r>
          </w:p>
        </w:tc>
        <w:tc>
          <w:tcPr>
            <w:tcW w:w="2240" w:type="dxa"/>
            <w:tcBorders>
              <w:bottom w:val="single" w:sz="4" w:space="0" w:color="00000A"/>
            </w:tcBorders>
            <w:shd w:val="clear" w:color="auto" w:fill="auto"/>
            <w:vAlign w:val="bottom"/>
          </w:tcPr>
          <w:p w14:paraId="66162C51"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Arima</w:t>
            </w:r>
          </w:p>
        </w:tc>
        <w:tc>
          <w:tcPr>
            <w:tcW w:w="576" w:type="dxa"/>
            <w:tcBorders>
              <w:bottom w:val="single" w:sz="4" w:space="0" w:color="00000A"/>
            </w:tcBorders>
            <w:shd w:val="clear" w:color="auto" w:fill="auto"/>
            <w:vAlign w:val="bottom"/>
          </w:tcPr>
          <w:p w14:paraId="7BAF1FB3"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1399" w:type="dxa"/>
            <w:tcBorders>
              <w:bottom w:val="single" w:sz="4" w:space="0" w:color="00000A"/>
            </w:tcBorders>
            <w:shd w:val="clear" w:color="auto" w:fill="auto"/>
            <w:vAlign w:val="bottom"/>
          </w:tcPr>
          <w:p w14:paraId="08601509"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60" w:type="dxa"/>
            <w:tcBorders>
              <w:bottom w:val="single" w:sz="4" w:space="0" w:color="00000A"/>
              <w:right w:val="single" w:sz="4" w:space="0" w:color="00000A"/>
            </w:tcBorders>
            <w:shd w:val="clear" w:color="auto" w:fill="auto"/>
            <w:vAlign w:val="bottom"/>
          </w:tcPr>
          <w:p w14:paraId="6913A93F" w14:textId="77777777" w:rsidR="002C44A7" w:rsidRDefault="0049130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bl>
    <w:p w14:paraId="618E2966" w14:textId="77777777" w:rsidR="002C44A7" w:rsidRDefault="002C44A7">
      <w:pPr>
        <w:rPr>
          <w:rFonts w:ascii="Times" w:hAnsi="Times"/>
          <w:b/>
          <w:bCs/>
          <w:u w:val="single"/>
        </w:rPr>
      </w:pPr>
    </w:p>
    <w:p w14:paraId="25D70C2B" w14:textId="77777777" w:rsidR="002C44A7" w:rsidRDefault="0049130D">
      <w:pPr>
        <w:rPr>
          <w:rFonts w:ascii="Times" w:hAnsi="Times"/>
          <w:b/>
          <w:bCs/>
          <w:u w:val="single"/>
        </w:rPr>
      </w:pPr>
      <w:r>
        <w:br w:type="page"/>
      </w:r>
    </w:p>
    <w:p w14:paraId="45FA867E" w14:textId="77777777" w:rsidR="002C44A7" w:rsidRDefault="0049130D">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7448" w:type="dxa"/>
        <w:jc w:val="center"/>
        <w:tblLook w:val="04A0" w:firstRow="1" w:lastRow="0" w:firstColumn="1" w:lastColumn="0" w:noHBand="0" w:noVBand="1"/>
      </w:tblPr>
      <w:tblGrid>
        <w:gridCol w:w="1576"/>
        <w:gridCol w:w="1300"/>
        <w:gridCol w:w="1739"/>
        <w:gridCol w:w="1416"/>
        <w:gridCol w:w="1417"/>
      </w:tblGrid>
      <w:tr w:rsidR="002C44A7" w14:paraId="11D4A66B" w14:textId="77777777">
        <w:trPr>
          <w:trHeight w:val="340"/>
          <w:jc w:val="center"/>
        </w:trPr>
        <w:tc>
          <w:tcPr>
            <w:tcW w:w="1575" w:type="dxa"/>
            <w:shd w:val="clear" w:color="auto" w:fill="D9D9D9" w:themeFill="background1" w:themeFillShade="D9"/>
          </w:tcPr>
          <w:p w14:paraId="37066471" w14:textId="77777777" w:rsidR="002C44A7" w:rsidRDefault="0049130D">
            <w:pPr>
              <w:jc w:val="center"/>
              <w:rPr>
                <w:rFonts w:ascii="Times" w:hAnsi="Times"/>
              </w:rPr>
            </w:pPr>
            <w:r>
              <w:rPr>
                <w:rFonts w:ascii="Times" w:hAnsi="Times"/>
              </w:rPr>
              <w:t>Software/Step</w:t>
            </w:r>
          </w:p>
        </w:tc>
        <w:tc>
          <w:tcPr>
            <w:tcW w:w="3040" w:type="dxa"/>
            <w:gridSpan w:val="2"/>
            <w:shd w:val="clear" w:color="auto" w:fill="D9D9D9" w:themeFill="background1" w:themeFillShade="D9"/>
          </w:tcPr>
          <w:p w14:paraId="0B4826A2" w14:textId="77777777" w:rsidR="002C44A7" w:rsidRDefault="0049130D">
            <w:pPr>
              <w:jc w:val="center"/>
              <w:rPr>
                <w:rFonts w:ascii="Times" w:hAnsi="Times"/>
              </w:rPr>
            </w:pPr>
            <w:r>
              <w:rPr>
                <w:rFonts w:ascii="Times" w:hAnsi="Times"/>
              </w:rPr>
              <w:t>Metrics</w:t>
            </w:r>
          </w:p>
        </w:tc>
        <w:tc>
          <w:tcPr>
            <w:tcW w:w="1416" w:type="dxa"/>
            <w:shd w:val="clear" w:color="auto" w:fill="D9D9D9" w:themeFill="background1" w:themeFillShade="D9"/>
          </w:tcPr>
          <w:p w14:paraId="69FED7AF" w14:textId="77777777" w:rsidR="002C44A7" w:rsidRDefault="0049130D">
            <w:pPr>
              <w:jc w:val="center"/>
              <w:rPr>
                <w:rFonts w:ascii="Times" w:hAnsi="Times"/>
              </w:rPr>
            </w:pPr>
            <w:r>
              <w:rPr>
                <w:rFonts w:ascii="Times" w:hAnsi="Times"/>
              </w:rPr>
              <w:t>Male</w:t>
            </w:r>
          </w:p>
        </w:tc>
        <w:tc>
          <w:tcPr>
            <w:tcW w:w="1417" w:type="dxa"/>
            <w:shd w:val="clear" w:color="auto" w:fill="D9D9D9" w:themeFill="background1" w:themeFillShade="D9"/>
          </w:tcPr>
          <w:p w14:paraId="70A555AC" w14:textId="77777777" w:rsidR="002C44A7" w:rsidRDefault="0049130D">
            <w:pPr>
              <w:jc w:val="center"/>
              <w:rPr>
                <w:rFonts w:ascii="Times" w:hAnsi="Times"/>
              </w:rPr>
            </w:pPr>
            <w:r>
              <w:rPr>
                <w:rFonts w:ascii="Times" w:hAnsi="Times"/>
              </w:rPr>
              <w:t>Female</w:t>
            </w:r>
          </w:p>
        </w:tc>
      </w:tr>
      <w:tr w:rsidR="002C44A7" w14:paraId="74B22B9E" w14:textId="77777777">
        <w:trPr>
          <w:trHeight w:val="320"/>
          <w:jc w:val="center"/>
        </w:trPr>
        <w:tc>
          <w:tcPr>
            <w:tcW w:w="1575" w:type="dxa"/>
            <w:vMerge w:val="restart"/>
            <w:shd w:val="clear" w:color="auto" w:fill="auto"/>
            <w:vAlign w:val="center"/>
          </w:tcPr>
          <w:p w14:paraId="2600FEF6" w14:textId="77777777" w:rsidR="002C44A7" w:rsidRDefault="0049130D">
            <w:pPr>
              <w:jc w:val="center"/>
              <w:rPr>
                <w:rFonts w:ascii="Times" w:hAnsi="Times"/>
              </w:rPr>
            </w:pPr>
            <w:proofErr w:type="spellStart"/>
            <w:r>
              <w:rPr>
                <w:rFonts w:ascii="Times" w:hAnsi="Times"/>
              </w:rPr>
              <w:t>ipa</w:t>
            </w:r>
            <w:proofErr w:type="spellEnd"/>
          </w:p>
        </w:tc>
        <w:tc>
          <w:tcPr>
            <w:tcW w:w="1300" w:type="dxa"/>
            <w:vMerge w:val="restart"/>
            <w:shd w:val="clear" w:color="auto" w:fill="auto"/>
            <w:vAlign w:val="center"/>
          </w:tcPr>
          <w:p w14:paraId="0F41DDAA"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6CE1825F"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22535885" w14:textId="77777777" w:rsidR="002C44A7" w:rsidRDefault="0049130D">
            <w:pPr>
              <w:jc w:val="center"/>
              <w:rPr>
                <w:rFonts w:ascii="Times" w:hAnsi="Times"/>
              </w:rPr>
            </w:pPr>
            <w:r>
              <w:rPr>
                <w:rFonts w:ascii="Times" w:hAnsi="Times"/>
              </w:rPr>
              <w:t>353,581</w:t>
            </w:r>
          </w:p>
        </w:tc>
        <w:tc>
          <w:tcPr>
            <w:tcW w:w="1417" w:type="dxa"/>
            <w:shd w:val="clear" w:color="auto" w:fill="auto"/>
            <w:vAlign w:val="center"/>
          </w:tcPr>
          <w:p w14:paraId="7277B045" w14:textId="77777777" w:rsidR="002C44A7" w:rsidRDefault="0049130D">
            <w:pPr>
              <w:jc w:val="center"/>
              <w:rPr>
                <w:rFonts w:ascii="Times" w:hAnsi="Times"/>
              </w:rPr>
            </w:pPr>
            <w:r>
              <w:rPr>
                <w:rFonts w:ascii="Times" w:hAnsi="Times"/>
              </w:rPr>
              <w:t>418,614</w:t>
            </w:r>
          </w:p>
        </w:tc>
      </w:tr>
      <w:tr w:rsidR="002C44A7" w14:paraId="1FD3821E" w14:textId="77777777">
        <w:trPr>
          <w:trHeight w:val="320"/>
          <w:jc w:val="center"/>
        </w:trPr>
        <w:tc>
          <w:tcPr>
            <w:tcW w:w="1575" w:type="dxa"/>
            <w:vMerge/>
            <w:shd w:val="clear" w:color="auto" w:fill="auto"/>
            <w:vAlign w:val="center"/>
          </w:tcPr>
          <w:p w14:paraId="7240439B" w14:textId="77777777" w:rsidR="002C44A7" w:rsidRDefault="002C44A7">
            <w:pPr>
              <w:jc w:val="center"/>
              <w:rPr>
                <w:rFonts w:ascii="Times" w:hAnsi="Times"/>
              </w:rPr>
            </w:pPr>
          </w:p>
        </w:tc>
        <w:tc>
          <w:tcPr>
            <w:tcW w:w="1300" w:type="dxa"/>
            <w:vMerge/>
            <w:shd w:val="clear" w:color="auto" w:fill="auto"/>
            <w:vAlign w:val="center"/>
          </w:tcPr>
          <w:p w14:paraId="266E9137" w14:textId="77777777" w:rsidR="002C44A7" w:rsidRDefault="002C44A7">
            <w:pPr>
              <w:jc w:val="center"/>
              <w:rPr>
                <w:rFonts w:ascii="Times" w:hAnsi="Times"/>
              </w:rPr>
            </w:pPr>
          </w:p>
        </w:tc>
        <w:tc>
          <w:tcPr>
            <w:tcW w:w="1740" w:type="dxa"/>
            <w:shd w:val="clear" w:color="auto" w:fill="auto"/>
            <w:vAlign w:val="center"/>
          </w:tcPr>
          <w:p w14:paraId="7AC5A0DA"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0AB8BC0A" w14:textId="77777777" w:rsidR="002C44A7" w:rsidRDefault="0049130D">
            <w:pPr>
              <w:jc w:val="center"/>
              <w:rPr>
                <w:rFonts w:ascii="Times" w:hAnsi="Times"/>
              </w:rPr>
            </w:pPr>
            <w:r>
              <w:rPr>
                <w:rFonts w:ascii="Times" w:hAnsi="Times"/>
              </w:rPr>
              <w:t>324</w:t>
            </w:r>
          </w:p>
        </w:tc>
        <w:tc>
          <w:tcPr>
            <w:tcW w:w="1417" w:type="dxa"/>
            <w:shd w:val="clear" w:color="auto" w:fill="auto"/>
            <w:vAlign w:val="center"/>
          </w:tcPr>
          <w:p w14:paraId="6C129463" w14:textId="77777777" w:rsidR="002C44A7" w:rsidRDefault="0049130D">
            <w:pPr>
              <w:jc w:val="center"/>
              <w:rPr>
                <w:rFonts w:ascii="Times" w:hAnsi="Times"/>
              </w:rPr>
            </w:pPr>
            <w:r>
              <w:rPr>
                <w:rFonts w:ascii="Times" w:hAnsi="Times"/>
              </w:rPr>
              <w:t>264</w:t>
            </w:r>
          </w:p>
        </w:tc>
      </w:tr>
      <w:tr w:rsidR="002C44A7" w14:paraId="4CDE9AAD" w14:textId="77777777">
        <w:trPr>
          <w:trHeight w:val="320"/>
          <w:jc w:val="center"/>
        </w:trPr>
        <w:tc>
          <w:tcPr>
            <w:tcW w:w="1575" w:type="dxa"/>
            <w:vMerge/>
            <w:shd w:val="clear" w:color="auto" w:fill="auto"/>
            <w:vAlign w:val="center"/>
          </w:tcPr>
          <w:p w14:paraId="10337EF6" w14:textId="77777777" w:rsidR="002C44A7" w:rsidRDefault="002C44A7">
            <w:pPr>
              <w:jc w:val="center"/>
              <w:rPr>
                <w:rFonts w:ascii="Times" w:hAnsi="Times"/>
              </w:rPr>
            </w:pPr>
          </w:p>
        </w:tc>
        <w:tc>
          <w:tcPr>
            <w:tcW w:w="1300" w:type="dxa"/>
            <w:vMerge/>
            <w:shd w:val="clear" w:color="auto" w:fill="auto"/>
            <w:vAlign w:val="center"/>
          </w:tcPr>
          <w:p w14:paraId="229A507A" w14:textId="77777777" w:rsidR="002C44A7" w:rsidRDefault="002C44A7">
            <w:pPr>
              <w:jc w:val="center"/>
              <w:rPr>
                <w:rFonts w:ascii="Times" w:hAnsi="Times"/>
              </w:rPr>
            </w:pPr>
          </w:p>
        </w:tc>
        <w:tc>
          <w:tcPr>
            <w:tcW w:w="1740" w:type="dxa"/>
            <w:shd w:val="clear" w:color="auto" w:fill="auto"/>
            <w:vAlign w:val="center"/>
          </w:tcPr>
          <w:p w14:paraId="150E1923"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58E70BC3" w14:textId="77777777" w:rsidR="002C44A7" w:rsidRDefault="0049130D">
            <w:pPr>
              <w:jc w:val="center"/>
              <w:rPr>
                <w:rFonts w:ascii="Times" w:hAnsi="Times"/>
              </w:rPr>
            </w:pPr>
            <w:r>
              <w:rPr>
                <w:rFonts w:ascii="Times" w:hAnsi="Times"/>
              </w:rPr>
              <w:t>2086</w:t>
            </w:r>
          </w:p>
        </w:tc>
        <w:tc>
          <w:tcPr>
            <w:tcW w:w="1417" w:type="dxa"/>
            <w:shd w:val="clear" w:color="auto" w:fill="auto"/>
            <w:vAlign w:val="center"/>
          </w:tcPr>
          <w:p w14:paraId="32BB0C96" w14:textId="77777777" w:rsidR="002C44A7" w:rsidRDefault="0049130D">
            <w:pPr>
              <w:jc w:val="center"/>
              <w:rPr>
                <w:rFonts w:ascii="Times" w:hAnsi="Times"/>
              </w:rPr>
            </w:pPr>
            <w:r>
              <w:rPr>
                <w:rFonts w:ascii="Times" w:hAnsi="Times"/>
              </w:rPr>
              <w:t>1805</w:t>
            </w:r>
          </w:p>
        </w:tc>
      </w:tr>
      <w:tr w:rsidR="002C44A7" w14:paraId="029363EA" w14:textId="77777777">
        <w:trPr>
          <w:trHeight w:val="320"/>
          <w:jc w:val="center"/>
        </w:trPr>
        <w:tc>
          <w:tcPr>
            <w:tcW w:w="1575" w:type="dxa"/>
            <w:vMerge/>
            <w:shd w:val="clear" w:color="auto" w:fill="auto"/>
            <w:vAlign w:val="center"/>
          </w:tcPr>
          <w:p w14:paraId="12E0C3EE" w14:textId="77777777" w:rsidR="002C44A7" w:rsidRDefault="002C44A7">
            <w:pPr>
              <w:jc w:val="center"/>
              <w:rPr>
                <w:rFonts w:ascii="Times" w:hAnsi="Times"/>
              </w:rPr>
            </w:pPr>
          </w:p>
        </w:tc>
        <w:tc>
          <w:tcPr>
            <w:tcW w:w="1300" w:type="dxa"/>
            <w:vMerge/>
            <w:shd w:val="clear" w:color="auto" w:fill="auto"/>
            <w:vAlign w:val="center"/>
          </w:tcPr>
          <w:p w14:paraId="53C93636" w14:textId="77777777" w:rsidR="002C44A7" w:rsidRDefault="002C44A7">
            <w:pPr>
              <w:jc w:val="center"/>
              <w:rPr>
                <w:rFonts w:ascii="Times" w:hAnsi="Times"/>
              </w:rPr>
            </w:pPr>
          </w:p>
        </w:tc>
        <w:tc>
          <w:tcPr>
            <w:tcW w:w="1740" w:type="dxa"/>
            <w:shd w:val="clear" w:color="auto" w:fill="auto"/>
            <w:vAlign w:val="center"/>
          </w:tcPr>
          <w:p w14:paraId="69318AA9"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CA15574" w14:textId="77777777" w:rsidR="002C44A7" w:rsidRDefault="0049130D">
            <w:pPr>
              <w:jc w:val="center"/>
              <w:rPr>
                <w:rFonts w:ascii="Times" w:hAnsi="Times"/>
              </w:rPr>
            </w:pPr>
            <w:r>
              <w:rPr>
                <w:rFonts w:ascii="Times" w:hAnsi="Times"/>
              </w:rPr>
              <w:t>471,831,811</w:t>
            </w:r>
          </w:p>
        </w:tc>
        <w:tc>
          <w:tcPr>
            <w:tcW w:w="1417" w:type="dxa"/>
            <w:shd w:val="clear" w:color="auto" w:fill="auto"/>
            <w:vAlign w:val="center"/>
          </w:tcPr>
          <w:p w14:paraId="445817BC" w14:textId="77777777" w:rsidR="002C44A7" w:rsidRDefault="0049130D">
            <w:pPr>
              <w:jc w:val="center"/>
              <w:rPr>
                <w:rFonts w:ascii="Times" w:hAnsi="Times"/>
              </w:rPr>
            </w:pPr>
            <w:r>
              <w:rPr>
                <w:rFonts w:ascii="Times" w:hAnsi="Times"/>
              </w:rPr>
              <w:t>436,920,153</w:t>
            </w:r>
          </w:p>
        </w:tc>
      </w:tr>
      <w:tr w:rsidR="002C44A7" w14:paraId="482338E8" w14:textId="77777777">
        <w:trPr>
          <w:trHeight w:val="320"/>
          <w:jc w:val="center"/>
        </w:trPr>
        <w:tc>
          <w:tcPr>
            <w:tcW w:w="1575" w:type="dxa"/>
            <w:vMerge/>
            <w:shd w:val="clear" w:color="auto" w:fill="auto"/>
            <w:vAlign w:val="center"/>
          </w:tcPr>
          <w:p w14:paraId="6B6CA899" w14:textId="77777777" w:rsidR="002C44A7" w:rsidRDefault="002C44A7">
            <w:pPr>
              <w:jc w:val="center"/>
              <w:rPr>
                <w:rFonts w:ascii="Times" w:hAnsi="Times"/>
              </w:rPr>
            </w:pPr>
          </w:p>
        </w:tc>
        <w:tc>
          <w:tcPr>
            <w:tcW w:w="1300" w:type="dxa"/>
            <w:vMerge w:val="restart"/>
            <w:shd w:val="clear" w:color="auto" w:fill="auto"/>
            <w:vAlign w:val="center"/>
          </w:tcPr>
          <w:p w14:paraId="428CF650"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34D227DD"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7D502A17" w14:textId="77777777" w:rsidR="002C44A7" w:rsidRDefault="0049130D">
            <w:pPr>
              <w:jc w:val="center"/>
              <w:rPr>
                <w:rFonts w:ascii="Times" w:hAnsi="Times"/>
              </w:rPr>
            </w:pPr>
            <w:r>
              <w:rPr>
                <w:rFonts w:ascii="Times" w:hAnsi="Times"/>
              </w:rPr>
              <w:t>88.00%</w:t>
            </w:r>
          </w:p>
        </w:tc>
        <w:tc>
          <w:tcPr>
            <w:tcW w:w="1417" w:type="dxa"/>
            <w:shd w:val="clear" w:color="auto" w:fill="auto"/>
            <w:vAlign w:val="center"/>
          </w:tcPr>
          <w:p w14:paraId="076BA846" w14:textId="77777777" w:rsidR="002C44A7" w:rsidRDefault="0049130D">
            <w:pPr>
              <w:jc w:val="center"/>
              <w:rPr>
                <w:rFonts w:ascii="Times" w:hAnsi="Times"/>
              </w:rPr>
            </w:pPr>
            <w:r>
              <w:rPr>
                <w:rFonts w:ascii="Times" w:hAnsi="Times"/>
              </w:rPr>
              <w:t>89.00%</w:t>
            </w:r>
          </w:p>
        </w:tc>
      </w:tr>
      <w:tr w:rsidR="002C44A7" w14:paraId="460816E7" w14:textId="77777777">
        <w:trPr>
          <w:trHeight w:val="320"/>
          <w:jc w:val="center"/>
        </w:trPr>
        <w:tc>
          <w:tcPr>
            <w:tcW w:w="1575" w:type="dxa"/>
            <w:vMerge/>
            <w:shd w:val="clear" w:color="auto" w:fill="auto"/>
            <w:vAlign w:val="center"/>
          </w:tcPr>
          <w:p w14:paraId="0A4AEDF5" w14:textId="77777777" w:rsidR="002C44A7" w:rsidRDefault="002C44A7">
            <w:pPr>
              <w:jc w:val="center"/>
              <w:rPr>
                <w:rFonts w:ascii="Times" w:hAnsi="Times"/>
              </w:rPr>
            </w:pPr>
          </w:p>
        </w:tc>
        <w:tc>
          <w:tcPr>
            <w:tcW w:w="1300" w:type="dxa"/>
            <w:vMerge/>
            <w:shd w:val="clear" w:color="auto" w:fill="auto"/>
            <w:vAlign w:val="center"/>
          </w:tcPr>
          <w:p w14:paraId="77978307" w14:textId="77777777" w:rsidR="002C44A7" w:rsidRDefault="002C44A7">
            <w:pPr>
              <w:jc w:val="center"/>
              <w:rPr>
                <w:rFonts w:ascii="Times" w:hAnsi="Times"/>
              </w:rPr>
            </w:pPr>
          </w:p>
        </w:tc>
        <w:tc>
          <w:tcPr>
            <w:tcW w:w="1740" w:type="dxa"/>
            <w:shd w:val="clear" w:color="auto" w:fill="auto"/>
            <w:vAlign w:val="center"/>
          </w:tcPr>
          <w:p w14:paraId="0A8A9823"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01FB1C1C" w14:textId="77777777" w:rsidR="002C44A7" w:rsidRDefault="0049130D">
            <w:pPr>
              <w:jc w:val="center"/>
              <w:rPr>
                <w:rFonts w:ascii="Times" w:hAnsi="Times"/>
              </w:rPr>
            </w:pPr>
            <w:r>
              <w:rPr>
                <w:rFonts w:ascii="Times" w:hAnsi="Times"/>
              </w:rPr>
              <w:t>79.50%</w:t>
            </w:r>
          </w:p>
        </w:tc>
        <w:tc>
          <w:tcPr>
            <w:tcW w:w="1417" w:type="dxa"/>
            <w:shd w:val="clear" w:color="auto" w:fill="auto"/>
            <w:vAlign w:val="center"/>
          </w:tcPr>
          <w:p w14:paraId="197203CA" w14:textId="77777777" w:rsidR="002C44A7" w:rsidRDefault="0049130D">
            <w:pPr>
              <w:jc w:val="center"/>
              <w:rPr>
                <w:rFonts w:ascii="Times" w:hAnsi="Times"/>
              </w:rPr>
            </w:pPr>
            <w:r>
              <w:rPr>
                <w:rFonts w:ascii="Times" w:hAnsi="Times"/>
              </w:rPr>
              <w:t>87.40%</w:t>
            </w:r>
          </w:p>
        </w:tc>
      </w:tr>
      <w:tr w:rsidR="002C44A7" w14:paraId="210C1F9A" w14:textId="77777777">
        <w:trPr>
          <w:trHeight w:val="320"/>
          <w:jc w:val="center"/>
        </w:trPr>
        <w:tc>
          <w:tcPr>
            <w:tcW w:w="1575" w:type="dxa"/>
            <w:vMerge/>
            <w:shd w:val="clear" w:color="auto" w:fill="auto"/>
            <w:vAlign w:val="center"/>
          </w:tcPr>
          <w:p w14:paraId="3F638771" w14:textId="77777777" w:rsidR="002C44A7" w:rsidRDefault="002C44A7">
            <w:pPr>
              <w:jc w:val="center"/>
              <w:rPr>
                <w:rFonts w:ascii="Times" w:hAnsi="Times"/>
              </w:rPr>
            </w:pPr>
          </w:p>
        </w:tc>
        <w:tc>
          <w:tcPr>
            <w:tcW w:w="1300" w:type="dxa"/>
            <w:vMerge/>
            <w:shd w:val="clear" w:color="auto" w:fill="auto"/>
            <w:vAlign w:val="center"/>
          </w:tcPr>
          <w:p w14:paraId="684FC6A0" w14:textId="77777777" w:rsidR="002C44A7" w:rsidRDefault="002C44A7">
            <w:pPr>
              <w:jc w:val="center"/>
              <w:rPr>
                <w:rFonts w:ascii="Times" w:hAnsi="Times"/>
              </w:rPr>
            </w:pPr>
          </w:p>
        </w:tc>
        <w:tc>
          <w:tcPr>
            <w:tcW w:w="1740" w:type="dxa"/>
            <w:shd w:val="clear" w:color="auto" w:fill="auto"/>
            <w:vAlign w:val="center"/>
          </w:tcPr>
          <w:p w14:paraId="5783DA64"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785E083D" w14:textId="77777777" w:rsidR="002C44A7" w:rsidRDefault="0049130D">
            <w:pPr>
              <w:jc w:val="center"/>
              <w:rPr>
                <w:rFonts w:ascii="Times" w:hAnsi="Times"/>
              </w:rPr>
            </w:pPr>
            <w:r>
              <w:rPr>
                <w:rFonts w:ascii="Times" w:hAnsi="Times"/>
              </w:rPr>
              <w:t>8.50%</w:t>
            </w:r>
          </w:p>
        </w:tc>
        <w:tc>
          <w:tcPr>
            <w:tcW w:w="1417" w:type="dxa"/>
            <w:shd w:val="clear" w:color="auto" w:fill="auto"/>
            <w:vAlign w:val="center"/>
          </w:tcPr>
          <w:p w14:paraId="4A6F0B2A" w14:textId="77777777" w:rsidR="002C44A7" w:rsidRDefault="0049130D">
            <w:pPr>
              <w:jc w:val="center"/>
              <w:rPr>
                <w:rFonts w:ascii="Times" w:hAnsi="Times"/>
              </w:rPr>
            </w:pPr>
            <w:r>
              <w:rPr>
                <w:rFonts w:ascii="Times" w:hAnsi="Times"/>
              </w:rPr>
              <w:t>1.60%</w:t>
            </w:r>
          </w:p>
        </w:tc>
      </w:tr>
      <w:tr w:rsidR="002C44A7" w14:paraId="1776D56C" w14:textId="77777777">
        <w:trPr>
          <w:trHeight w:val="340"/>
          <w:jc w:val="center"/>
        </w:trPr>
        <w:tc>
          <w:tcPr>
            <w:tcW w:w="1575" w:type="dxa"/>
            <w:vMerge/>
            <w:shd w:val="clear" w:color="auto" w:fill="auto"/>
            <w:vAlign w:val="center"/>
          </w:tcPr>
          <w:p w14:paraId="69252C83" w14:textId="77777777" w:rsidR="002C44A7" w:rsidRDefault="002C44A7">
            <w:pPr>
              <w:jc w:val="center"/>
              <w:rPr>
                <w:rFonts w:ascii="Times" w:hAnsi="Times"/>
              </w:rPr>
            </w:pPr>
          </w:p>
        </w:tc>
        <w:tc>
          <w:tcPr>
            <w:tcW w:w="1300" w:type="dxa"/>
            <w:vMerge/>
            <w:shd w:val="clear" w:color="auto" w:fill="auto"/>
            <w:vAlign w:val="center"/>
          </w:tcPr>
          <w:p w14:paraId="52298810" w14:textId="77777777" w:rsidR="002C44A7" w:rsidRDefault="002C44A7">
            <w:pPr>
              <w:jc w:val="center"/>
              <w:rPr>
                <w:rFonts w:ascii="Times" w:hAnsi="Times"/>
              </w:rPr>
            </w:pPr>
          </w:p>
        </w:tc>
        <w:tc>
          <w:tcPr>
            <w:tcW w:w="1740" w:type="dxa"/>
            <w:shd w:val="clear" w:color="auto" w:fill="auto"/>
            <w:vAlign w:val="center"/>
          </w:tcPr>
          <w:p w14:paraId="1E55ABED"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57B15BF8" w14:textId="77777777" w:rsidR="002C44A7" w:rsidRDefault="0049130D">
            <w:pPr>
              <w:jc w:val="center"/>
              <w:rPr>
                <w:rFonts w:ascii="Times" w:hAnsi="Times"/>
              </w:rPr>
            </w:pPr>
            <w:r>
              <w:rPr>
                <w:rFonts w:ascii="Times" w:hAnsi="Times"/>
              </w:rPr>
              <w:t>1.50%</w:t>
            </w:r>
          </w:p>
        </w:tc>
        <w:tc>
          <w:tcPr>
            <w:tcW w:w="1417" w:type="dxa"/>
            <w:shd w:val="clear" w:color="auto" w:fill="auto"/>
            <w:vAlign w:val="center"/>
          </w:tcPr>
          <w:p w14:paraId="4A220DC3" w14:textId="77777777" w:rsidR="002C44A7" w:rsidRDefault="0049130D">
            <w:pPr>
              <w:jc w:val="center"/>
              <w:rPr>
                <w:rFonts w:ascii="Times" w:hAnsi="Times"/>
              </w:rPr>
            </w:pPr>
            <w:r>
              <w:rPr>
                <w:rFonts w:ascii="Times" w:hAnsi="Times"/>
              </w:rPr>
              <w:t>1.10%</w:t>
            </w:r>
          </w:p>
        </w:tc>
      </w:tr>
      <w:tr w:rsidR="002C44A7" w14:paraId="75D9E050" w14:textId="77777777">
        <w:trPr>
          <w:trHeight w:val="320"/>
          <w:jc w:val="center"/>
        </w:trPr>
        <w:tc>
          <w:tcPr>
            <w:tcW w:w="1575" w:type="dxa"/>
            <w:vMerge w:val="restart"/>
            <w:shd w:val="clear" w:color="auto" w:fill="auto"/>
            <w:vAlign w:val="center"/>
          </w:tcPr>
          <w:p w14:paraId="44E65312" w14:textId="77777777" w:rsidR="002C44A7" w:rsidRDefault="0049130D">
            <w:pPr>
              <w:jc w:val="center"/>
              <w:rPr>
                <w:rFonts w:ascii="Times" w:hAnsi="Times"/>
              </w:rPr>
            </w:pPr>
            <w:r>
              <w:rPr>
                <w:rFonts w:ascii="Times" w:hAnsi="Times"/>
              </w:rPr>
              <w:t>scaff10x</w:t>
            </w:r>
          </w:p>
        </w:tc>
        <w:tc>
          <w:tcPr>
            <w:tcW w:w="1300" w:type="dxa"/>
            <w:vMerge w:val="restart"/>
            <w:shd w:val="clear" w:color="auto" w:fill="auto"/>
            <w:vAlign w:val="center"/>
          </w:tcPr>
          <w:p w14:paraId="530DB447"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4FC9E05C"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0EB0F7BA" w14:textId="77777777" w:rsidR="002C44A7" w:rsidRDefault="0049130D">
            <w:pPr>
              <w:jc w:val="center"/>
              <w:rPr>
                <w:rFonts w:ascii="Times" w:hAnsi="Times"/>
              </w:rPr>
            </w:pPr>
            <w:r>
              <w:rPr>
                <w:rFonts w:ascii="Times" w:hAnsi="Times"/>
              </w:rPr>
              <w:t>1,188,596</w:t>
            </w:r>
          </w:p>
        </w:tc>
        <w:tc>
          <w:tcPr>
            <w:tcW w:w="1417" w:type="dxa"/>
            <w:shd w:val="clear" w:color="auto" w:fill="auto"/>
            <w:vAlign w:val="center"/>
          </w:tcPr>
          <w:p w14:paraId="361C46EE" w14:textId="77777777" w:rsidR="002C44A7" w:rsidRDefault="0049130D">
            <w:pPr>
              <w:jc w:val="center"/>
              <w:rPr>
                <w:rFonts w:ascii="Times" w:hAnsi="Times"/>
              </w:rPr>
            </w:pPr>
            <w:r>
              <w:rPr>
                <w:rFonts w:ascii="Times" w:hAnsi="Times"/>
              </w:rPr>
              <w:t>1,392,224</w:t>
            </w:r>
          </w:p>
        </w:tc>
      </w:tr>
      <w:tr w:rsidR="002C44A7" w14:paraId="2AC8CB6F" w14:textId="77777777">
        <w:trPr>
          <w:trHeight w:val="320"/>
          <w:jc w:val="center"/>
        </w:trPr>
        <w:tc>
          <w:tcPr>
            <w:tcW w:w="1575" w:type="dxa"/>
            <w:vMerge/>
            <w:shd w:val="clear" w:color="auto" w:fill="auto"/>
            <w:vAlign w:val="center"/>
          </w:tcPr>
          <w:p w14:paraId="427F64AF" w14:textId="77777777" w:rsidR="002C44A7" w:rsidRDefault="002C44A7">
            <w:pPr>
              <w:jc w:val="center"/>
              <w:rPr>
                <w:rFonts w:ascii="Times" w:hAnsi="Times"/>
              </w:rPr>
            </w:pPr>
          </w:p>
        </w:tc>
        <w:tc>
          <w:tcPr>
            <w:tcW w:w="1300" w:type="dxa"/>
            <w:vMerge/>
            <w:shd w:val="clear" w:color="auto" w:fill="auto"/>
            <w:vAlign w:val="center"/>
          </w:tcPr>
          <w:p w14:paraId="2C465EB9" w14:textId="77777777" w:rsidR="002C44A7" w:rsidRDefault="002C44A7">
            <w:pPr>
              <w:jc w:val="center"/>
              <w:rPr>
                <w:rFonts w:ascii="Times" w:hAnsi="Times"/>
              </w:rPr>
            </w:pPr>
          </w:p>
        </w:tc>
        <w:tc>
          <w:tcPr>
            <w:tcW w:w="1740" w:type="dxa"/>
            <w:shd w:val="clear" w:color="auto" w:fill="auto"/>
            <w:vAlign w:val="center"/>
          </w:tcPr>
          <w:p w14:paraId="22ACAE2F"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55A305C8" w14:textId="77777777" w:rsidR="002C44A7" w:rsidRDefault="0049130D">
            <w:pPr>
              <w:jc w:val="center"/>
              <w:rPr>
                <w:rFonts w:ascii="Times" w:hAnsi="Times"/>
              </w:rPr>
            </w:pPr>
            <w:r>
              <w:rPr>
                <w:rFonts w:ascii="Times" w:hAnsi="Times"/>
              </w:rPr>
              <w:t>106</w:t>
            </w:r>
          </w:p>
        </w:tc>
        <w:tc>
          <w:tcPr>
            <w:tcW w:w="1417" w:type="dxa"/>
            <w:shd w:val="clear" w:color="auto" w:fill="auto"/>
            <w:vAlign w:val="center"/>
          </w:tcPr>
          <w:p w14:paraId="6A21B926" w14:textId="77777777" w:rsidR="002C44A7" w:rsidRDefault="0049130D">
            <w:pPr>
              <w:jc w:val="center"/>
              <w:rPr>
                <w:rFonts w:ascii="Times" w:hAnsi="Times"/>
              </w:rPr>
            </w:pPr>
            <w:r>
              <w:rPr>
                <w:rFonts w:ascii="Times" w:hAnsi="Times"/>
              </w:rPr>
              <w:t>80</w:t>
            </w:r>
          </w:p>
        </w:tc>
      </w:tr>
      <w:tr w:rsidR="002C44A7" w14:paraId="46A54EE1" w14:textId="77777777">
        <w:trPr>
          <w:trHeight w:val="320"/>
          <w:jc w:val="center"/>
        </w:trPr>
        <w:tc>
          <w:tcPr>
            <w:tcW w:w="1575" w:type="dxa"/>
            <w:vMerge/>
            <w:shd w:val="clear" w:color="auto" w:fill="auto"/>
            <w:vAlign w:val="center"/>
          </w:tcPr>
          <w:p w14:paraId="743138FD" w14:textId="77777777" w:rsidR="002C44A7" w:rsidRDefault="002C44A7">
            <w:pPr>
              <w:jc w:val="center"/>
              <w:rPr>
                <w:rFonts w:ascii="Times" w:hAnsi="Times"/>
              </w:rPr>
            </w:pPr>
          </w:p>
        </w:tc>
        <w:tc>
          <w:tcPr>
            <w:tcW w:w="1300" w:type="dxa"/>
            <w:vMerge/>
            <w:shd w:val="clear" w:color="auto" w:fill="auto"/>
            <w:vAlign w:val="center"/>
          </w:tcPr>
          <w:p w14:paraId="1F642FAF" w14:textId="77777777" w:rsidR="002C44A7" w:rsidRDefault="002C44A7">
            <w:pPr>
              <w:jc w:val="center"/>
              <w:rPr>
                <w:rFonts w:ascii="Times" w:hAnsi="Times"/>
              </w:rPr>
            </w:pPr>
          </w:p>
        </w:tc>
        <w:tc>
          <w:tcPr>
            <w:tcW w:w="1740" w:type="dxa"/>
            <w:shd w:val="clear" w:color="auto" w:fill="auto"/>
            <w:vAlign w:val="center"/>
          </w:tcPr>
          <w:p w14:paraId="61860418"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6D57FD69" w14:textId="77777777" w:rsidR="002C44A7" w:rsidRDefault="0049130D">
            <w:pPr>
              <w:jc w:val="center"/>
              <w:rPr>
                <w:rFonts w:ascii="Times" w:hAnsi="Times"/>
              </w:rPr>
            </w:pPr>
            <w:r>
              <w:rPr>
                <w:rFonts w:ascii="Times" w:hAnsi="Times"/>
              </w:rPr>
              <w:t>1106</w:t>
            </w:r>
          </w:p>
        </w:tc>
        <w:tc>
          <w:tcPr>
            <w:tcW w:w="1417" w:type="dxa"/>
            <w:shd w:val="clear" w:color="auto" w:fill="auto"/>
            <w:vAlign w:val="center"/>
          </w:tcPr>
          <w:p w14:paraId="63A1862D" w14:textId="77777777" w:rsidR="002C44A7" w:rsidRDefault="0049130D">
            <w:pPr>
              <w:jc w:val="center"/>
              <w:rPr>
                <w:rFonts w:ascii="Times" w:hAnsi="Times"/>
              </w:rPr>
            </w:pPr>
            <w:r>
              <w:rPr>
                <w:rFonts w:ascii="Times" w:hAnsi="Times"/>
              </w:rPr>
              <w:t>1012</w:t>
            </w:r>
          </w:p>
        </w:tc>
      </w:tr>
      <w:tr w:rsidR="002C44A7" w14:paraId="5757D4B8" w14:textId="77777777">
        <w:trPr>
          <w:trHeight w:val="320"/>
          <w:jc w:val="center"/>
        </w:trPr>
        <w:tc>
          <w:tcPr>
            <w:tcW w:w="1575" w:type="dxa"/>
            <w:vMerge/>
            <w:shd w:val="clear" w:color="auto" w:fill="auto"/>
            <w:vAlign w:val="center"/>
          </w:tcPr>
          <w:p w14:paraId="4ECFE21B" w14:textId="77777777" w:rsidR="002C44A7" w:rsidRDefault="002C44A7">
            <w:pPr>
              <w:jc w:val="center"/>
              <w:rPr>
                <w:rFonts w:ascii="Times" w:hAnsi="Times"/>
              </w:rPr>
            </w:pPr>
          </w:p>
        </w:tc>
        <w:tc>
          <w:tcPr>
            <w:tcW w:w="1300" w:type="dxa"/>
            <w:vMerge/>
            <w:shd w:val="clear" w:color="auto" w:fill="auto"/>
            <w:vAlign w:val="center"/>
          </w:tcPr>
          <w:p w14:paraId="182213E2" w14:textId="77777777" w:rsidR="002C44A7" w:rsidRDefault="002C44A7">
            <w:pPr>
              <w:jc w:val="center"/>
              <w:rPr>
                <w:rFonts w:ascii="Times" w:hAnsi="Times"/>
              </w:rPr>
            </w:pPr>
          </w:p>
        </w:tc>
        <w:tc>
          <w:tcPr>
            <w:tcW w:w="1740" w:type="dxa"/>
            <w:shd w:val="clear" w:color="auto" w:fill="auto"/>
            <w:vAlign w:val="center"/>
          </w:tcPr>
          <w:p w14:paraId="6E61720E"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B6182B1" w14:textId="77777777" w:rsidR="002C44A7" w:rsidRDefault="0049130D">
            <w:pPr>
              <w:jc w:val="center"/>
              <w:rPr>
                <w:rFonts w:ascii="Times" w:hAnsi="Times"/>
              </w:rPr>
            </w:pPr>
            <w:r>
              <w:rPr>
                <w:rFonts w:ascii="Times" w:hAnsi="Times"/>
              </w:rPr>
              <w:t>471,929,811</w:t>
            </w:r>
          </w:p>
        </w:tc>
        <w:tc>
          <w:tcPr>
            <w:tcW w:w="1417" w:type="dxa"/>
            <w:shd w:val="clear" w:color="auto" w:fill="auto"/>
            <w:vAlign w:val="center"/>
          </w:tcPr>
          <w:p w14:paraId="56DF80AA" w14:textId="77777777" w:rsidR="002C44A7" w:rsidRDefault="0049130D">
            <w:pPr>
              <w:jc w:val="center"/>
              <w:rPr>
                <w:rFonts w:ascii="Times" w:hAnsi="Times"/>
              </w:rPr>
            </w:pPr>
            <w:r>
              <w:rPr>
                <w:rFonts w:ascii="Times" w:hAnsi="Times"/>
              </w:rPr>
              <w:t>436,999,453</w:t>
            </w:r>
          </w:p>
        </w:tc>
      </w:tr>
      <w:tr w:rsidR="002C44A7" w14:paraId="200D043F" w14:textId="77777777">
        <w:trPr>
          <w:trHeight w:val="320"/>
          <w:jc w:val="center"/>
        </w:trPr>
        <w:tc>
          <w:tcPr>
            <w:tcW w:w="1575" w:type="dxa"/>
            <w:vMerge/>
            <w:shd w:val="clear" w:color="auto" w:fill="auto"/>
            <w:vAlign w:val="center"/>
          </w:tcPr>
          <w:p w14:paraId="5F888450" w14:textId="77777777" w:rsidR="002C44A7" w:rsidRDefault="002C44A7">
            <w:pPr>
              <w:jc w:val="center"/>
              <w:rPr>
                <w:rFonts w:ascii="Times" w:hAnsi="Times"/>
              </w:rPr>
            </w:pPr>
          </w:p>
        </w:tc>
        <w:tc>
          <w:tcPr>
            <w:tcW w:w="1300" w:type="dxa"/>
            <w:vMerge w:val="restart"/>
            <w:shd w:val="clear" w:color="auto" w:fill="auto"/>
            <w:vAlign w:val="center"/>
          </w:tcPr>
          <w:p w14:paraId="1348D95E"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6CC798A1"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40373C25" w14:textId="77777777" w:rsidR="002C44A7" w:rsidRDefault="0049130D">
            <w:pPr>
              <w:jc w:val="center"/>
              <w:rPr>
                <w:rFonts w:ascii="Times" w:hAnsi="Times"/>
              </w:rPr>
            </w:pPr>
            <w:r>
              <w:rPr>
                <w:rFonts w:ascii="Times" w:hAnsi="Times"/>
              </w:rPr>
              <w:t>88.50%</w:t>
            </w:r>
          </w:p>
        </w:tc>
        <w:tc>
          <w:tcPr>
            <w:tcW w:w="1417" w:type="dxa"/>
            <w:shd w:val="clear" w:color="auto" w:fill="auto"/>
            <w:vAlign w:val="center"/>
          </w:tcPr>
          <w:p w14:paraId="220B2166" w14:textId="77777777" w:rsidR="002C44A7" w:rsidRDefault="0049130D">
            <w:pPr>
              <w:jc w:val="center"/>
              <w:rPr>
                <w:rFonts w:ascii="Times" w:hAnsi="Times"/>
              </w:rPr>
            </w:pPr>
            <w:r>
              <w:rPr>
                <w:rFonts w:ascii="Times" w:hAnsi="Times"/>
              </w:rPr>
              <w:t>85.90%</w:t>
            </w:r>
          </w:p>
        </w:tc>
      </w:tr>
      <w:tr w:rsidR="002C44A7" w14:paraId="1F8A94DC" w14:textId="77777777">
        <w:trPr>
          <w:trHeight w:val="320"/>
          <w:jc w:val="center"/>
        </w:trPr>
        <w:tc>
          <w:tcPr>
            <w:tcW w:w="1575" w:type="dxa"/>
            <w:vMerge/>
            <w:shd w:val="clear" w:color="auto" w:fill="auto"/>
            <w:vAlign w:val="center"/>
          </w:tcPr>
          <w:p w14:paraId="2E68B596" w14:textId="77777777" w:rsidR="002C44A7" w:rsidRDefault="002C44A7">
            <w:pPr>
              <w:jc w:val="center"/>
              <w:rPr>
                <w:rFonts w:ascii="Times" w:hAnsi="Times"/>
              </w:rPr>
            </w:pPr>
          </w:p>
        </w:tc>
        <w:tc>
          <w:tcPr>
            <w:tcW w:w="1300" w:type="dxa"/>
            <w:vMerge/>
            <w:shd w:val="clear" w:color="auto" w:fill="auto"/>
            <w:vAlign w:val="center"/>
          </w:tcPr>
          <w:p w14:paraId="020B0706" w14:textId="77777777" w:rsidR="002C44A7" w:rsidRDefault="002C44A7">
            <w:pPr>
              <w:jc w:val="center"/>
              <w:rPr>
                <w:rFonts w:ascii="Times" w:hAnsi="Times"/>
              </w:rPr>
            </w:pPr>
          </w:p>
        </w:tc>
        <w:tc>
          <w:tcPr>
            <w:tcW w:w="1740" w:type="dxa"/>
            <w:shd w:val="clear" w:color="auto" w:fill="auto"/>
            <w:vAlign w:val="center"/>
          </w:tcPr>
          <w:p w14:paraId="7C192840"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6C2A0C7F" w14:textId="77777777" w:rsidR="002C44A7" w:rsidRDefault="0049130D">
            <w:pPr>
              <w:jc w:val="center"/>
              <w:rPr>
                <w:rFonts w:ascii="Times" w:hAnsi="Times"/>
              </w:rPr>
            </w:pPr>
            <w:r>
              <w:rPr>
                <w:rFonts w:ascii="Times" w:hAnsi="Times"/>
              </w:rPr>
              <w:t>80.50%</w:t>
            </w:r>
          </w:p>
        </w:tc>
        <w:tc>
          <w:tcPr>
            <w:tcW w:w="1417" w:type="dxa"/>
            <w:shd w:val="clear" w:color="auto" w:fill="auto"/>
            <w:vAlign w:val="center"/>
          </w:tcPr>
          <w:p w14:paraId="242E4E9D" w14:textId="77777777" w:rsidR="002C44A7" w:rsidRDefault="0049130D">
            <w:pPr>
              <w:jc w:val="center"/>
              <w:rPr>
                <w:rFonts w:ascii="Times" w:hAnsi="Times"/>
              </w:rPr>
            </w:pPr>
            <w:r>
              <w:rPr>
                <w:rFonts w:ascii="Times" w:hAnsi="Times"/>
              </w:rPr>
              <w:t>84.40%</w:t>
            </w:r>
          </w:p>
        </w:tc>
      </w:tr>
      <w:tr w:rsidR="002C44A7" w14:paraId="30881E00" w14:textId="77777777">
        <w:trPr>
          <w:trHeight w:val="320"/>
          <w:jc w:val="center"/>
        </w:trPr>
        <w:tc>
          <w:tcPr>
            <w:tcW w:w="1575" w:type="dxa"/>
            <w:vMerge/>
            <w:shd w:val="clear" w:color="auto" w:fill="auto"/>
            <w:vAlign w:val="center"/>
          </w:tcPr>
          <w:p w14:paraId="227D7BC3" w14:textId="77777777" w:rsidR="002C44A7" w:rsidRDefault="002C44A7">
            <w:pPr>
              <w:jc w:val="center"/>
              <w:rPr>
                <w:rFonts w:ascii="Times" w:hAnsi="Times"/>
              </w:rPr>
            </w:pPr>
          </w:p>
        </w:tc>
        <w:tc>
          <w:tcPr>
            <w:tcW w:w="1300" w:type="dxa"/>
            <w:vMerge/>
            <w:shd w:val="clear" w:color="auto" w:fill="auto"/>
            <w:vAlign w:val="center"/>
          </w:tcPr>
          <w:p w14:paraId="4301B863" w14:textId="77777777" w:rsidR="002C44A7" w:rsidRDefault="002C44A7">
            <w:pPr>
              <w:jc w:val="center"/>
              <w:rPr>
                <w:rFonts w:ascii="Times" w:hAnsi="Times"/>
              </w:rPr>
            </w:pPr>
          </w:p>
        </w:tc>
        <w:tc>
          <w:tcPr>
            <w:tcW w:w="1740" w:type="dxa"/>
            <w:shd w:val="clear" w:color="auto" w:fill="auto"/>
            <w:vAlign w:val="center"/>
          </w:tcPr>
          <w:p w14:paraId="340B91EC"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3AE9CA0D" w14:textId="77777777" w:rsidR="002C44A7" w:rsidRDefault="0049130D">
            <w:pPr>
              <w:jc w:val="center"/>
              <w:rPr>
                <w:rFonts w:ascii="Times" w:hAnsi="Times"/>
              </w:rPr>
            </w:pPr>
            <w:r>
              <w:rPr>
                <w:rFonts w:ascii="Times" w:hAnsi="Times"/>
              </w:rPr>
              <w:t>8.00%</w:t>
            </w:r>
          </w:p>
        </w:tc>
        <w:tc>
          <w:tcPr>
            <w:tcW w:w="1417" w:type="dxa"/>
            <w:shd w:val="clear" w:color="auto" w:fill="auto"/>
            <w:vAlign w:val="center"/>
          </w:tcPr>
          <w:p w14:paraId="35F91ADB" w14:textId="77777777" w:rsidR="002C44A7" w:rsidRDefault="0049130D">
            <w:pPr>
              <w:jc w:val="center"/>
              <w:rPr>
                <w:rFonts w:ascii="Times" w:hAnsi="Times"/>
              </w:rPr>
            </w:pPr>
            <w:r>
              <w:rPr>
                <w:rFonts w:ascii="Times" w:hAnsi="Times"/>
              </w:rPr>
              <w:t>1.50%</w:t>
            </w:r>
          </w:p>
        </w:tc>
      </w:tr>
      <w:tr w:rsidR="002C44A7" w14:paraId="6AF118A5" w14:textId="77777777">
        <w:trPr>
          <w:trHeight w:val="340"/>
          <w:jc w:val="center"/>
        </w:trPr>
        <w:tc>
          <w:tcPr>
            <w:tcW w:w="1575" w:type="dxa"/>
            <w:vMerge/>
            <w:shd w:val="clear" w:color="auto" w:fill="auto"/>
            <w:vAlign w:val="center"/>
          </w:tcPr>
          <w:p w14:paraId="70F3A2B0" w14:textId="77777777" w:rsidR="002C44A7" w:rsidRDefault="002C44A7">
            <w:pPr>
              <w:jc w:val="center"/>
              <w:rPr>
                <w:rFonts w:ascii="Times" w:hAnsi="Times"/>
              </w:rPr>
            </w:pPr>
          </w:p>
        </w:tc>
        <w:tc>
          <w:tcPr>
            <w:tcW w:w="1300" w:type="dxa"/>
            <w:vMerge/>
            <w:shd w:val="clear" w:color="auto" w:fill="auto"/>
            <w:vAlign w:val="center"/>
          </w:tcPr>
          <w:p w14:paraId="4DB53F16" w14:textId="77777777" w:rsidR="002C44A7" w:rsidRDefault="002C44A7">
            <w:pPr>
              <w:jc w:val="center"/>
              <w:rPr>
                <w:rFonts w:ascii="Times" w:hAnsi="Times"/>
              </w:rPr>
            </w:pPr>
          </w:p>
        </w:tc>
        <w:tc>
          <w:tcPr>
            <w:tcW w:w="1740" w:type="dxa"/>
            <w:shd w:val="clear" w:color="auto" w:fill="auto"/>
            <w:vAlign w:val="center"/>
          </w:tcPr>
          <w:p w14:paraId="3D42004A"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2811F3CC" w14:textId="77777777" w:rsidR="002C44A7" w:rsidRDefault="0049130D">
            <w:pPr>
              <w:jc w:val="center"/>
              <w:rPr>
                <w:rFonts w:ascii="Times" w:hAnsi="Times"/>
              </w:rPr>
            </w:pPr>
            <w:r>
              <w:rPr>
                <w:rFonts w:ascii="Times" w:hAnsi="Times"/>
              </w:rPr>
              <w:t>1.10%</w:t>
            </w:r>
          </w:p>
        </w:tc>
        <w:tc>
          <w:tcPr>
            <w:tcW w:w="1417" w:type="dxa"/>
            <w:shd w:val="clear" w:color="auto" w:fill="auto"/>
            <w:vAlign w:val="center"/>
          </w:tcPr>
          <w:p w14:paraId="53C29593" w14:textId="77777777" w:rsidR="002C44A7" w:rsidRDefault="0049130D">
            <w:pPr>
              <w:jc w:val="center"/>
              <w:rPr>
                <w:rFonts w:ascii="Times" w:hAnsi="Times"/>
              </w:rPr>
            </w:pPr>
            <w:r>
              <w:rPr>
                <w:rFonts w:ascii="Times" w:hAnsi="Times"/>
              </w:rPr>
              <w:t>3.10%</w:t>
            </w:r>
          </w:p>
        </w:tc>
      </w:tr>
      <w:tr w:rsidR="002C44A7" w14:paraId="4941E5DA" w14:textId="77777777">
        <w:trPr>
          <w:trHeight w:val="320"/>
          <w:jc w:val="center"/>
        </w:trPr>
        <w:tc>
          <w:tcPr>
            <w:tcW w:w="1575" w:type="dxa"/>
            <w:vMerge w:val="restart"/>
            <w:shd w:val="clear" w:color="auto" w:fill="auto"/>
            <w:vAlign w:val="center"/>
          </w:tcPr>
          <w:p w14:paraId="3E4B4F87" w14:textId="77777777" w:rsidR="002C44A7" w:rsidRDefault="0049130D">
            <w:pPr>
              <w:jc w:val="center"/>
              <w:rPr>
                <w:rFonts w:ascii="Times" w:hAnsi="Times"/>
              </w:rPr>
            </w:pPr>
            <w:r>
              <w:rPr>
                <w:rFonts w:ascii="Times" w:hAnsi="Times"/>
              </w:rPr>
              <w:t>SALSA2</w:t>
            </w:r>
          </w:p>
        </w:tc>
        <w:tc>
          <w:tcPr>
            <w:tcW w:w="1300" w:type="dxa"/>
            <w:vMerge w:val="restart"/>
            <w:shd w:val="clear" w:color="auto" w:fill="auto"/>
            <w:vAlign w:val="center"/>
          </w:tcPr>
          <w:p w14:paraId="6A36C2EF"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51E1434F"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49E00A89" w14:textId="77777777" w:rsidR="002C44A7" w:rsidRDefault="0049130D">
            <w:pPr>
              <w:jc w:val="center"/>
              <w:rPr>
                <w:rFonts w:ascii="Times" w:hAnsi="Times"/>
              </w:rPr>
            </w:pPr>
            <w:r>
              <w:rPr>
                <w:rFonts w:ascii="Times" w:hAnsi="Times"/>
              </w:rPr>
              <w:t>2,749,144</w:t>
            </w:r>
          </w:p>
        </w:tc>
        <w:tc>
          <w:tcPr>
            <w:tcW w:w="1417" w:type="dxa"/>
            <w:shd w:val="clear" w:color="auto" w:fill="auto"/>
            <w:vAlign w:val="center"/>
          </w:tcPr>
          <w:p w14:paraId="330105A2" w14:textId="77777777" w:rsidR="002C44A7" w:rsidRDefault="0049130D">
            <w:pPr>
              <w:jc w:val="center"/>
              <w:rPr>
                <w:rFonts w:ascii="Times" w:hAnsi="Times"/>
              </w:rPr>
            </w:pPr>
            <w:r>
              <w:rPr>
                <w:rFonts w:ascii="Times" w:hAnsi="Times"/>
              </w:rPr>
              <w:t>4,383,157</w:t>
            </w:r>
          </w:p>
        </w:tc>
      </w:tr>
      <w:tr w:rsidR="002C44A7" w14:paraId="42994522" w14:textId="77777777">
        <w:trPr>
          <w:trHeight w:val="320"/>
          <w:jc w:val="center"/>
        </w:trPr>
        <w:tc>
          <w:tcPr>
            <w:tcW w:w="1575" w:type="dxa"/>
            <w:vMerge/>
            <w:shd w:val="clear" w:color="auto" w:fill="auto"/>
            <w:vAlign w:val="center"/>
          </w:tcPr>
          <w:p w14:paraId="001BB969" w14:textId="77777777" w:rsidR="002C44A7" w:rsidRDefault="002C44A7">
            <w:pPr>
              <w:jc w:val="center"/>
              <w:rPr>
                <w:rFonts w:ascii="Times" w:hAnsi="Times"/>
              </w:rPr>
            </w:pPr>
          </w:p>
        </w:tc>
        <w:tc>
          <w:tcPr>
            <w:tcW w:w="1300" w:type="dxa"/>
            <w:vMerge/>
            <w:shd w:val="clear" w:color="auto" w:fill="auto"/>
            <w:vAlign w:val="center"/>
          </w:tcPr>
          <w:p w14:paraId="42A4A31F" w14:textId="77777777" w:rsidR="002C44A7" w:rsidRDefault="002C44A7">
            <w:pPr>
              <w:jc w:val="center"/>
              <w:rPr>
                <w:rFonts w:ascii="Times" w:hAnsi="Times"/>
              </w:rPr>
            </w:pPr>
          </w:p>
        </w:tc>
        <w:tc>
          <w:tcPr>
            <w:tcW w:w="1740" w:type="dxa"/>
            <w:shd w:val="clear" w:color="auto" w:fill="auto"/>
            <w:vAlign w:val="center"/>
          </w:tcPr>
          <w:p w14:paraId="4112BC06"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06C3F94A" w14:textId="77777777" w:rsidR="002C44A7" w:rsidRDefault="0049130D">
            <w:pPr>
              <w:jc w:val="center"/>
              <w:rPr>
                <w:rFonts w:ascii="Times" w:hAnsi="Times"/>
              </w:rPr>
            </w:pPr>
            <w:r>
              <w:rPr>
                <w:rFonts w:ascii="Times" w:hAnsi="Times"/>
              </w:rPr>
              <w:t>38</w:t>
            </w:r>
          </w:p>
        </w:tc>
        <w:tc>
          <w:tcPr>
            <w:tcW w:w="1417" w:type="dxa"/>
            <w:shd w:val="clear" w:color="auto" w:fill="auto"/>
            <w:vAlign w:val="center"/>
          </w:tcPr>
          <w:p w14:paraId="273F4DD2" w14:textId="77777777" w:rsidR="002C44A7" w:rsidRDefault="0049130D">
            <w:pPr>
              <w:jc w:val="center"/>
              <w:rPr>
                <w:rFonts w:ascii="Times" w:hAnsi="Times"/>
              </w:rPr>
            </w:pPr>
            <w:r>
              <w:rPr>
                <w:rFonts w:ascii="Times" w:hAnsi="Times"/>
              </w:rPr>
              <w:t>26</w:t>
            </w:r>
          </w:p>
        </w:tc>
      </w:tr>
      <w:tr w:rsidR="002C44A7" w14:paraId="177F221D" w14:textId="77777777">
        <w:trPr>
          <w:trHeight w:val="320"/>
          <w:jc w:val="center"/>
        </w:trPr>
        <w:tc>
          <w:tcPr>
            <w:tcW w:w="1575" w:type="dxa"/>
            <w:vMerge/>
            <w:shd w:val="clear" w:color="auto" w:fill="auto"/>
            <w:vAlign w:val="center"/>
          </w:tcPr>
          <w:p w14:paraId="0CFE0D02" w14:textId="77777777" w:rsidR="002C44A7" w:rsidRDefault="002C44A7">
            <w:pPr>
              <w:jc w:val="center"/>
              <w:rPr>
                <w:rFonts w:ascii="Times" w:hAnsi="Times"/>
              </w:rPr>
            </w:pPr>
          </w:p>
        </w:tc>
        <w:tc>
          <w:tcPr>
            <w:tcW w:w="1300" w:type="dxa"/>
            <w:vMerge/>
            <w:shd w:val="clear" w:color="auto" w:fill="auto"/>
            <w:vAlign w:val="center"/>
          </w:tcPr>
          <w:p w14:paraId="0945CF89" w14:textId="77777777" w:rsidR="002C44A7" w:rsidRDefault="002C44A7">
            <w:pPr>
              <w:jc w:val="center"/>
              <w:rPr>
                <w:rFonts w:ascii="Times" w:hAnsi="Times"/>
              </w:rPr>
            </w:pPr>
          </w:p>
        </w:tc>
        <w:tc>
          <w:tcPr>
            <w:tcW w:w="1740" w:type="dxa"/>
            <w:shd w:val="clear" w:color="auto" w:fill="auto"/>
            <w:vAlign w:val="center"/>
          </w:tcPr>
          <w:p w14:paraId="56376B06"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27119E1F" w14:textId="77777777" w:rsidR="002C44A7" w:rsidRDefault="0049130D">
            <w:pPr>
              <w:jc w:val="center"/>
              <w:rPr>
                <w:rFonts w:ascii="Times" w:hAnsi="Times"/>
              </w:rPr>
            </w:pPr>
            <w:r>
              <w:rPr>
                <w:rFonts w:ascii="Times" w:hAnsi="Times"/>
              </w:rPr>
              <w:t>705</w:t>
            </w:r>
          </w:p>
        </w:tc>
        <w:tc>
          <w:tcPr>
            <w:tcW w:w="1417" w:type="dxa"/>
            <w:shd w:val="clear" w:color="auto" w:fill="auto"/>
            <w:vAlign w:val="center"/>
          </w:tcPr>
          <w:p w14:paraId="69EBD60A" w14:textId="77777777" w:rsidR="002C44A7" w:rsidRDefault="0049130D">
            <w:pPr>
              <w:jc w:val="center"/>
              <w:rPr>
                <w:rFonts w:ascii="Times" w:hAnsi="Times"/>
              </w:rPr>
            </w:pPr>
            <w:r>
              <w:rPr>
                <w:rFonts w:ascii="Times" w:hAnsi="Times"/>
              </w:rPr>
              <w:t>515</w:t>
            </w:r>
          </w:p>
        </w:tc>
      </w:tr>
      <w:tr w:rsidR="002C44A7" w14:paraId="5C1F356D" w14:textId="77777777">
        <w:trPr>
          <w:trHeight w:val="320"/>
          <w:jc w:val="center"/>
        </w:trPr>
        <w:tc>
          <w:tcPr>
            <w:tcW w:w="1575" w:type="dxa"/>
            <w:vMerge/>
            <w:shd w:val="clear" w:color="auto" w:fill="auto"/>
            <w:vAlign w:val="center"/>
          </w:tcPr>
          <w:p w14:paraId="034C7C45" w14:textId="77777777" w:rsidR="002C44A7" w:rsidRDefault="002C44A7">
            <w:pPr>
              <w:jc w:val="center"/>
              <w:rPr>
                <w:rFonts w:ascii="Times" w:hAnsi="Times"/>
              </w:rPr>
            </w:pPr>
          </w:p>
        </w:tc>
        <w:tc>
          <w:tcPr>
            <w:tcW w:w="1300" w:type="dxa"/>
            <w:vMerge/>
            <w:shd w:val="clear" w:color="auto" w:fill="auto"/>
            <w:vAlign w:val="center"/>
          </w:tcPr>
          <w:p w14:paraId="28480C5B" w14:textId="77777777" w:rsidR="002C44A7" w:rsidRDefault="002C44A7">
            <w:pPr>
              <w:jc w:val="center"/>
              <w:rPr>
                <w:rFonts w:ascii="Times" w:hAnsi="Times"/>
              </w:rPr>
            </w:pPr>
          </w:p>
        </w:tc>
        <w:tc>
          <w:tcPr>
            <w:tcW w:w="1740" w:type="dxa"/>
            <w:shd w:val="clear" w:color="auto" w:fill="auto"/>
            <w:vAlign w:val="center"/>
          </w:tcPr>
          <w:p w14:paraId="6F0EB5C2"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225FB4E3" w14:textId="77777777" w:rsidR="002C44A7" w:rsidRDefault="0049130D">
            <w:pPr>
              <w:jc w:val="center"/>
              <w:rPr>
                <w:rFonts w:ascii="Times" w:hAnsi="Times"/>
              </w:rPr>
            </w:pPr>
            <w:r>
              <w:rPr>
                <w:rFonts w:ascii="Times" w:hAnsi="Times"/>
              </w:rPr>
              <w:t>472,145,811</w:t>
            </w:r>
          </w:p>
        </w:tc>
        <w:tc>
          <w:tcPr>
            <w:tcW w:w="1417" w:type="dxa"/>
            <w:shd w:val="clear" w:color="auto" w:fill="auto"/>
            <w:vAlign w:val="center"/>
          </w:tcPr>
          <w:p w14:paraId="4CAB2109" w14:textId="77777777" w:rsidR="002C44A7" w:rsidRDefault="0049130D">
            <w:pPr>
              <w:jc w:val="center"/>
              <w:rPr>
                <w:rFonts w:ascii="Times" w:hAnsi="Times"/>
              </w:rPr>
            </w:pPr>
            <w:r>
              <w:rPr>
                <w:rFonts w:ascii="Times" w:hAnsi="Times"/>
              </w:rPr>
              <w:t>437,264,453</w:t>
            </w:r>
          </w:p>
        </w:tc>
      </w:tr>
      <w:tr w:rsidR="002C44A7" w14:paraId="7342C5F2" w14:textId="77777777">
        <w:trPr>
          <w:trHeight w:val="320"/>
          <w:jc w:val="center"/>
        </w:trPr>
        <w:tc>
          <w:tcPr>
            <w:tcW w:w="1575" w:type="dxa"/>
            <w:vMerge/>
            <w:shd w:val="clear" w:color="auto" w:fill="auto"/>
            <w:vAlign w:val="center"/>
          </w:tcPr>
          <w:p w14:paraId="34518AAA" w14:textId="77777777" w:rsidR="002C44A7" w:rsidRDefault="002C44A7">
            <w:pPr>
              <w:jc w:val="center"/>
              <w:rPr>
                <w:rFonts w:ascii="Times" w:hAnsi="Times"/>
              </w:rPr>
            </w:pPr>
          </w:p>
        </w:tc>
        <w:tc>
          <w:tcPr>
            <w:tcW w:w="1300" w:type="dxa"/>
            <w:vMerge w:val="restart"/>
            <w:shd w:val="clear" w:color="auto" w:fill="auto"/>
            <w:vAlign w:val="center"/>
          </w:tcPr>
          <w:p w14:paraId="37415D19"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619D4A8B"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6A4194C1" w14:textId="77777777" w:rsidR="002C44A7" w:rsidRDefault="0049130D">
            <w:pPr>
              <w:jc w:val="center"/>
              <w:rPr>
                <w:rFonts w:ascii="Times" w:hAnsi="Times"/>
              </w:rPr>
            </w:pPr>
            <w:r>
              <w:rPr>
                <w:rFonts w:ascii="Times" w:hAnsi="Times"/>
              </w:rPr>
              <w:t>88.20%</w:t>
            </w:r>
          </w:p>
        </w:tc>
        <w:tc>
          <w:tcPr>
            <w:tcW w:w="1417" w:type="dxa"/>
            <w:shd w:val="clear" w:color="auto" w:fill="auto"/>
            <w:vAlign w:val="center"/>
          </w:tcPr>
          <w:p w14:paraId="70F49D48" w14:textId="77777777" w:rsidR="002C44A7" w:rsidRDefault="0049130D">
            <w:pPr>
              <w:jc w:val="center"/>
              <w:rPr>
                <w:rFonts w:ascii="Times" w:hAnsi="Times"/>
              </w:rPr>
            </w:pPr>
            <w:r>
              <w:rPr>
                <w:rFonts w:ascii="Times" w:hAnsi="Times"/>
              </w:rPr>
              <w:t>89.50%</w:t>
            </w:r>
          </w:p>
        </w:tc>
      </w:tr>
      <w:tr w:rsidR="002C44A7" w14:paraId="4EFEFEF4" w14:textId="77777777">
        <w:trPr>
          <w:trHeight w:val="320"/>
          <w:jc w:val="center"/>
        </w:trPr>
        <w:tc>
          <w:tcPr>
            <w:tcW w:w="1575" w:type="dxa"/>
            <w:vMerge/>
            <w:shd w:val="clear" w:color="auto" w:fill="auto"/>
            <w:vAlign w:val="center"/>
          </w:tcPr>
          <w:p w14:paraId="63B0B93E" w14:textId="77777777" w:rsidR="002C44A7" w:rsidRDefault="002C44A7">
            <w:pPr>
              <w:jc w:val="center"/>
              <w:rPr>
                <w:rFonts w:ascii="Times" w:hAnsi="Times"/>
              </w:rPr>
            </w:pPr>
          </w:p>
        </w:tc>
        <w:tc>
          <w:tcPr>
            <w:tcW w:w="1300" w:type="dxa"/>
            <w:vMerge/>
            <w:shd w:val="clear" w:color="auto" w:fill="auto"/>
            <w:vAlign w:val="center"/>
          </w:tcPr>
          <w:p w14:paraId="0DBF61C2" w14:textId="77777777" w:rsidR="002C44A7" w:rsidRDefault="002C44A7">
            <w:pPr>
              <w:jc w:val="center"/>
              <w:rPr>
                <w:rFonts w:ascii="Times" w:hAnsi="Times"/>
              </w:rPr>
            </w:pPr>
          </w:p>
        </w:tc>
        <w:tc>
          <w:tcPr>
            <w:tcW w:w="1740" w:type="dxa"/>
            <w:shd w:val="clear" w:color="auto" w:fill="auto"/>
            <w:vAlign w:val="center"/>
          </w:tcPr>
          <w:p w14:paraId="021607FA"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223CB3A6" w14:textId="77777777" w:rsidR="002C44A7" w:rsidRDefault="0049130D">
            <w:pPr>
              <w:jc w:val="center"/>
              <w:rPr>
                <w:rFonts w:ascii="Times" w:hAnsi="Times"/>
              </w:rPr>
            </w:pPr>
            <w:r>
              <w:rPr>
                <w:rFonts w:ascii="Times" w:hAnsi="Times"/>
              </w:rPr>
              <w:t>80.50%</w:t>
            </w:r>
          </w:p>
        </w:tc>
        <w:tc>
          <w:tcPr>
            <w:tcW w:w="1417" w:type="dxa"/>
            <w:shd w:val="clear" w:color="auto" w:fill="auto"/>
            <w:vAlign w:val="center"/>
          </w:tcPr>
          <w:p w14:paraId="0DC4B922" w14:textId="77777777" w:rsidR="002C44A7" w:rsidRDefault="0049130D">
            <w:pPr>
              <w:jc w:val="center"/>
              <w:rPr>
                <w:rFonts w:ascii="Times" w:hAnsi="Times"/>
              </w:rPr>
            </w:pPr>
            <w:r>
              <w:rPr>
                <w:rFonts w:ascii="Times" w:hAnsi="Times"/>
              </w:rPr>
              <w:t>88.00%</w:t>
            </w:r>
          </w:p>
        </w:tc>
      </w:tr>
      <w:tr w:rsidR="002C44A7" w14:paraId="6C839929" w14:textId="77777777">
        <w:trPr>
          <w:trHeight w:val="320"/>
          <w:jc w:val="center"/>
        </w:trPr>
        <w:tc>
          <w:tcPr>
            <w:tcW w:w="1575" w:type="dxa"/>
            <w:vMerge/>
            <w:shd w:val="clear" w:color="auto" w:fill="auto"/>
            <w:vAlign w:val="center"/>
          </w:tcPr>
          <w:p w14:paraId="2787B9EC" w14:textId="77777777" w:rsidR="002C44A7" w:rsidRDefault="002C44A7">
            <w:pPr>
              <w:jc w:val="center"/>
              <w:rPr>
                <w:rFonts w:ascii="Times" w:hAnsi="Times"/>
              </w:rPr>
            </w:pPr>
          </w:p>
        </w:tc>
        <w:tc>
          <w:tcPr>
            <w:tcW w:w="1300" w:type="dxa"/>
            <w:vMerge/>
            <w:shd w:val="clear" w:color="auto" w:fill="auto"/>
            <w:vAlign w:val="center"/>
          </w:tcPr>
          <w:p w14:paraId="1CF46010" w14:textId="77777777" w:rsidR="002C44A7" w:rsidRDefault="002C44A7">
            <w:pPr>
              <w:jc w:val="center"/>
              <w:rPr>
                <w:rFonts w:ascii="Times" w:hAnsi="Times"/>
              </w:rPr>
            </w:pPr>
          </w:p>
        </w:tc>
        <w:tc>
          <w:tcPr>
            <w:tcW w:w="1740" w:type="dxa"/>
            <w:shd w:val="clear" w:color="auto" w:fill="auto"/>
            <w:vAlign w:val="center"/>
          </w:tcPr>
          <w:p w14:paraId="66160AAB"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76A43F8C" w14:textId="77777777" w:rsidR="002C44A7" w:rsidRDefault="0049130D">
            <w:pPr>
              <w:jc w:val="center"/>
              <w:rPr>
                <w:rFonts w:ascii="Times" w:hAnsi="Times"/>
              </w:rPr>
            </w:pPr>
            <w:r>
              <w:rPr>
                <w:rFonts w:ascii="Times" w:hAnsi="Times"/>
              </w:rPr>
              <w:t>7.70%</w:t>
            </w:r>
          </w:p>
        </w:tc>
        <w:tc>
          <w:tcPr>
            <w:tcW w:w="1417" w:type="dxa"/>
            <w:shd w:val="clear" w:color="auto" w:fill="auto"/>
            <w:vAlign w:val="center"/>
          </w:tcPr>
          <w:p w14:paraId="1626E09D" w14:textId="77777777" w:rsidR="002C44A7" w:rsidRDefault="0049130D">
            <w:pPr>
              <w:jc w:val="center"/>
              <w:rPr>
                <w:rFonts w:ascii="Times" w:hAnsi="Times"/>
              </w:rPr>
            </w:pPr>
            <w:r>
              <w:rPr>
                <w:rFonts w:ascii="Times" w:hAnsi="Times"/>
              </w:rPr>
              <w:t>1.50%</w:t>
            </w:r>
          </w:p>
        </w:tc>
      </w:tr>
      <w:tr w:rsidR="002C44A7" w14:paraId="34D10C42" w14:textId="77777777">
        <w:trPr>
          <w:trHeight w:val="340"/>
          <w:jc w:val="center"/>
        </w:trPr>
        <w:tc>
          <w:tcPr>
            <w:tcW w:w="1575" w:type="dxa"/>
            <w:vMerge/>
            <w:shd w:val="clear" w:color="auto" w:fill="auto"/>
            <w:vAlign w:val="center"/>
          </w:tcPr>
          <w:p w14:paraId="0F97A798" w14:textId="77777777" w:rsidR="002C44A7" w:rsidRDefault="002C44A7">
            <w:pPr>
              <w:jc w:val="center"/>
              <w:rPr>
                <w:rFonts w:ascii="Times" w:hAnsi="Times"/>
              </w:rPr>
            </w:pPr>
          </w:p>
        </w:tc>
        <w:tc>
          <w:tcPr>
            <w:tcW w:w="1300" w:type="dxa"/>
            <w:vMerge/>
            <w:shd w:val="clear" w:color="auto" w:fill="auto"/>
            <w:vAlign w:val="center"/>
          </w:tcPr>
          <w:p w14:paraId="480522B2" w14:textId="77777777" w:rsidR="002C44A7" w:rsidRDefault="002C44A7">
            <w:pPr>
              <w:jc w:val="center"/>
              <w:rPr>
                <w:rFonts w:ascii="Times" w:hAnsi="Times"/>
              </w:rPr>
            </w:pPr>
          </w:p>
        </w:tc>
        <w:tc>
          <w:tcPr>
            <w:tcW w:w="1740" w:type="dxa"/>
            <w:shd w:val="clear" w:color="auto" w:fill="auto"/>
            <w:vAlign w:val="center"/>
          </w:tcPr>
          <w:p w14:paraId="0810F483"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0D810402" w14:textId="77777777" w:rsidR="002C44A7" w:rsidRDefault="0049130D">
            <w:pPr>
              <w:jc w:val="center"/>
              <w:rPr>
                <w:rFonts w:ascii="Times" w:hAnsi="Times"/>
              </w:rPr>
            </w:pPr>
            <w:r>
              <w:rPr>
                <w:rFonts w:ascii="Times" w:hAnsi="Times"/>
              </w:rPr>
              <w:t>1.10%</w:t>
            </w:r>
          </w:p>
        </w:tc>
        <w:tc>
          <w:tcPr>
            <w:tcW w:w="1417" w:type="dxa"/>
            <w:shd w:val="clear" w:color="auto" w:fill="auto"/>
            <w:vAlign w:val="center"/>
          </w:tcPr>
          <w:p w14:paraId="29837FF8" w14:textId="77777777" w:rsidR="002C44A7" w:rsidRDefault="0049130D">
            <w:pPr>
              <w:jc w:val="center"/>
              <w:rPr>
                <w:rFonts w:ascii="Times" w:hAnsi="Times"/>
              </w:rPr>
            </w:pPr>
            <w:r>
              <w:rPr>
                <w:rFonts w:ascii="Times" w:hAnsi="Times"/>
              </w:rPr>
              <w:t>0.80%</w:t>
            </w:r>
          </w:p>
        </w:tc>
      </w:tr>
      <w:tr w:rsidR="002C44A7" w14:paraId="4934AE8B" w14:textId="77777777">
        <w:trPr>
          <w:trHeight w:val="320"/>
          <w:jc w:val="center"/>
        </w:trPr>
        <w:tc>
          <w:tcPr>
            <w:tcW w:w="1575" w:type="dxa"/>
            <w:vMerge w:val="restart"/>
            <w:shd w:val="clear" w:color="auto" w:fill="auto"/>
            <w:vAlign w:val="center"/>
          </w:tcPr>
          <w:p w14:paraId="52D01E89" w14:textId="77777777" w:rsidR="002C44A7" w:rsidRDefault="0049130D">
            <w:pPr>
              <w:jc w:val="center"/>
              <w:rPr>
                <w:rFonts w:ascii="Times" w:hAnsi="Times"/>
              </w:rPr>
            </w:pPr>
            <w:proofErr w:type="spellStart"/>
            <w:r>
              <w:rPr>
                <w:rFonts w:ascii="Times" w:hAnsi="Times"/>
              </w:rPr>
              <w:t>chromonomer</w:t>
            </w:r>
            <w:proofErr w:type="spellEnd"/>
          </w:p>
        </w:tc>
        <w:tc>
          <w:tcPr>
            <w:tcW w:w="1300" w:type="dxa"/>
            <w:vMerge w:val="restart"/>
            <w:shd w:val="clear" w:color="auto" w:fill="auto"/>
            <w:vAlign w:val="center"/>
          </w:tcPr>
          <w:p w14:paraId="15305074" w14:textId="77777777" w:rsidR="002C44A7" w:rsidRDefault="0049130D">
            <w:pPr>
              <w:jc w:val="center"/>
              <w:rPr>
                <w:rFonts w:ascii="Times" w:hAnsi="Times"/>
              </w:rPr>
            </w:pPr>
            <w:r>
              <w:rPr>
                <w:rFonts w:ascii="Times" w:hAnsi="Times"/>
              </w:rPr>
              <w:t>assembly metrics</w:t>
            </w:r>
          </w:p>
        </w:tc>
        <w:tc>
          <w:tcPr>
            <w:tcW w:w="1740" w:type="dxa"/>
            <w:shd w:val="clear" w:color="auto" w:fill="auto"/>
            <w:vAlign w:val="center"/>
          </w:tcPr>
          <w:p w14:paraId="798B2E14" w14:textId="77777777" w:rsidR="002C44A7" w:rsidRDefault="0049130D">
            <w:pPr>
              <w:jc w:val="center"/>
              <w:rPr>
                <w:rFonts w:ascii="Times" w:hAnsi="Times"/>
              </w:rPr>
            </w:pPr>
            <w:r>
              <w:rPr>
                <w:rFonts w:ascii="Times" w:hAnsi="Times"/>
              </w:rPr>
              <w:t>N50</w:t>
            </w:r>
          </w:p>
        </w:tc>
        <w:tc>
          <w:tcPr>
            <w:tcW w:w="1416" w:type="dxa"/>
            <w:shd w:val="clear" w:color="auto" w:fill="auto"/>
            <w:vAlign w:val="center"/>
          </w:tcPr>
          <w:p w14:paraId="6B73C174" w14:textId="77777777" w:rsidR="002C44A7" w:rsidRDefault="0049130D">
            <w:pPr>
              <w:jc w:val="center"/>
              <w:rPr>
                <w:rFonts w:ascii="Times" w:hAnsi="Times"/>
              </w:rPr>
            </w:pPr>
            <w:r>
              <w:rPr>
                <w:rFonts w:ascii="Times" w:hAnsi="Times"/>
              </w:rPr>
              <w:t>12,200,365</w:t>
            </w:r>
          </w:p>
        </w:tc>
        <w:tc>
          <w:tcPr>
            <w:tcW w:w="1417" w:type="dxa"/>
            <w:shd w:val="clear" w:color="auto" w:fill="auto"/>
            <w:vAlign w:val="center"/>
          </w:tcPr>
          <w:p w14:paraId="52D179A6" w14:textId="77777777" w:rsidR="002C44A7" w:rsidRDefault="0049130D">
            <w:pPr>
              <w:jc w:val="center"/>
              <w:rPr>
                <w:rFonts w:ascii="Times" w:hAnsi="Times"/>
              </w:rPr>
            </w:pPr>
            <w:r>
              <w:rPr>
                <w:rFonts w:ascii="Times" w:hAnsi="Times"/>
              </w:rPr>
              <w:t>14,850,352</w:t>
            </w:r>
          </w:p>
        </w:tc>
      </w:tr>
      <w:tr w:rsidR="002C44A7" w14:paraId="41D931A0" w14:textId="77777777">
        <w:trPr>
          <w:trHeight w:val="320"/>
          <w:jc w:val="center"/>
        </w:trPr>
        <w:tc>
          <w:tcPr>
            <w:tcW w:w="1575" w:type="dxa"/>
            <w:vMerge/>
            <w:shd w:val="clear" w:color="auto" w:fill="auto"/>
            <w:vAlign w:val="center"/>
          </w:tcPr>
          <w:p w14:paraId="0518F127" w14:textId="77777777" w:rsidR="002C44A7" w:rsidRDefault="002C44A7">
            <w:pPr>
              <w:jc w:val="center"/>
              <w:rPr>
                <w:rFonts w:ascii="Times" w:hAnsi="Times"/>
              </w:rPr>
            </w:pPr>
          </w:p>
        </w:tc>
        <w:tc>
          <w:tcPr>
            <w:tcW w:w="1300" w:type="dxa"/>
            <w:vMerge/>
            <w:shd w:val="clear" w:color="auto" w:fill="auto"/>
            <w:vAlign w:val="center"/>
          </w:tcPr>
          <w:p w14:paraId="28E812CD" w14:textId="77777777" w:rsidR="002C44A7" w:rsidRDefault="002C44A7">
            <w:pPr>
              <w:jc w:val="center"/>
              <w:rPr>
                <w:rFonts w:ascii="Times" w:hAnsi="Times"/>
              </w:rPr>
            </w:pPr>
          </w:p>
        </w:tc>
        <w:tc>
          <w:tcPr>
            <w:tcW w:w="1740" w:type="dxa"/>
            <w:shd w:val="clear" w:color="auto" w:fill="auto"/>
            <w:vAlign w:val="center"/>
          </w:tcPr>
          <w:p w14:paraId="6A260DB3" w14:textId="77777777" w:rsidR="002C44A7" w:rsidRDefault="0049130D">
            <w:pPr>
              <w:jc w:val="center"/>
              <w:rPr>
                <w:rFonts w:ascii="Times" w:hAnsi="Times"/>
              </w:rPr>
            </w:pPr>
            <w:r>
              <w:rPr>
                <w:rFonts w:ascii="Times" w:hAnsi="Times"/>
              </w:rPr>
              <w:t>L50</w:t>
            </w:r>
          </w:p>
        </w:tc>
        <w:tc>
          <w:tcPr>
            <w:tcW w:w="1416" w:type="dxa"/>
            <w:shd w:val="clear" w:color="auto" w:fill="auto"/>
            <w:vAlign w:val="center"/>
          </w:tcPr>
          <w:p w14:paraId="50E873F4" w14:textId="77777777" w:rsidR="002C44A7" w:rsidRDefault="0049130D">
            <w:pPr>
              <w:jc w:val="center"/>
              <w:rPr>
                <w:rFonts w:ascii="Times" w:hAnsi="Times"/>
              </w:rPr>
            </w:pPr>
            <w:r>
              <w:rPr>
                <w:rFonts w:ascii="Times" w:hAnsi="Times"/>
              </w:rPr>
              <w:t>15</w:t>
            </w:r>
          </w:p>
        </w:tc>
        <w:tc>
          <w:tcPr>
            <w:tcW w:w="1417" w:type="dxa"/>
            <w:shd w:val="clear" w:color="auto" w:fill="auto"/>
            <w:vAlign w:val="center"/>
          </w:tcPr>
          <w:p w14:paraId="00B52F03" w14:textId="77777777" w:rsidR="002C44A7" w:rsidRDefault="0049130D">
            <w:pPr>
              <w:jc w:val="center"/>
              <w:rPr>
                <w:rFonts w:ascii="Times" w:hAnsi="Times"/>
              </w:rPr>
            </w:pPr>
            <w:r>
              <w:rPr>
                <w:rFonts w:ascii="Times" w:hAnsi="Times"/>
              </w:rPr>
              <w:t>13</w:t>
            </w:r>
          </w:p>
        </w:tc>
      </w:tr>
      <w:tr w:rsidR="002C44A7" w14:paraId="0CAD9E7E" w14:textId="77777777">
        <w:trPr>
          <w:trHeight w:val="320"/>
          <w:jc w:val="center"/>
        </w:trPr>
        <w:tc>
          <w:tcPr>
            <w:tcW w:w="1575" w:type="dxa"/>
            <w:vMerge/>
            <w:shd w:val="clear" w:color="auto" w:fill="auto"/>
            <w:vAlign w:val="center"/>
          </w:tcPr>
          <w:p w14:paraId="44518F0F" w14:textId="77777777" w:rsidR="002C44A7" w:rsidRDefault="002C44A7">
            <w:pPr>
              <w:jc w:val="center"/>
              <w:rPr>
                <w:rFonts w:ascii="Times" w:hAnsi="Times"/>
              </w:rPr>
            </w:pPr>
          </w:p>
        </w:tc>
        <w:tc>
          <w:tcPr>
            <w:tcW w:w="1300" w:type="dxa"/>
            <w:vMerge/>
            <w:shd w:val="clear" w:color="auto" w:fill="auto"/>
            <w:vAlign w:val="center"/>
          </w:tcPr>
          <w:p w14:paraId="07E9FFC7" w14:textId="77777777" w:rsidR="002C44A7" w:rsidRDefault="002C44A7">
            <w:pPr>
              <w:jc w:val="center"/>
              <w:rPr>
                <w:rFonts w:ascii="Times" w:hAnsi="Times"/>
              </w:rPr>
            </w:pPr>
          </w:p>
        </w:tc>
        <w:tc>
          <w:tcPr>
            <w:tcW w:w="1740" w:type="dxa"/>
            <w:shd w:val="clear" w:color="auto" w:fill="auto"/>
            <w:vAlign w:val="center"/>
          </w:tcPr>
          <w:p w14:paraId="37063A27" w14:textId="77777777" w:rsidR="002C44A7" w:rsidRDefault="0049130D">
            <w:pPr>
              <w:jc w:val="center"/>
              <w:rPr>
                <w:rFonts w:ascii="Times" w:hAnsi="Times"/>
              </w:rPr>
            </w:pPr>
            <w:r>
              <w:rPr>
                <w:rFonts w:ascii="Times" w:hAnsi="Times"/>
              </w:rPr>
              <w:t xml:space="preserve"># </w:t>
            </w:r>
            <w:proofErr w:type="gramStart"/>
            <w:r>
              <w:rPr>
                <w:rFonts w:ascii="Times" w:hAnsi="Times"/>
              </w:rPr>
              <w:t>contigs</w:t>
            </w:r>
            <w:proofErr w:type="gramEnd"/>
          </w:p>
        </w:tc>
        <w:tc>
          <w:tcPr>
            <w:tcW w:w="1416" w:type="dxa"/>
            <w:shd w:val="clear" w:color="auto" w:fill="auto"/>
            <w:vAlign w:val="center"/>
          </w:tcPr>
          <w:p w14:paraId="04F1C13D" w14:textId="77777777" w:rsidR="002C44A7" w:rsidRDefault="0049130D">
            <w:pPr>
              <w:jc w:val="center"/>
              <w:rPr>
                <w:rFonts w:ascii="Times" w:hAnsi="Times"/>
              </w:rPr>
            </w:pPr>
            <w:r>
              <w:rPr>
                <w:rFonts w:ascii="Times" w:hAnsi="Times"/>
              </w:rPr>
              <w:t>549</w:t>
            </w:r>
          </w:p>
        </w:tc>
        <w:tc>
          <w:tcPr>
            <w:tcW w:w="1417" w:type="dxa"/>
            <w:shd w:val="clear" w:color="auto" w:fill="auto"/>
            <w:vAlign w:val="center"/>
          </w:tcPr>
          <w:p w14:paraId="498EF72F" w14:textId="77777777" w:rsidR="002C44A7" w:rsidRDefault="0049130D">
            <w:pPr>
              <w:jc w:val="center"/>
              <w:rPr>
                <w:rFonts w:ascii="Times" w:hAnsi="Times"/>
              </w:rPr>
            </w:pPr>
            <w:r>
              <w:rPr>
                <w:rFonts w:ascii="Times" w:hAnsi="Times"/>
              </w:rPr>
              <w:t>376</w:t>
            </w:r>
          </w:p>
        </w:tc>
      </w:tr>
      <w:tr w:rsidR="002C44A7" w14:paraId="6B562391" w14:textId="77777777">
        <w:trPr>
          <w:trHeight w:val="320"/>
          <w:jc w:val="center"/>
        </w:trPr>
        <w:tc>
          <w:tcPr>
            <w:tcW w:w="1575" w:type="dxa"/>
            <w:vMerge/>
            <w:shd w:val="clear" w:color="auto" w:fill="auto"/>
            <w:vAlign w:val="center"/>
          </w:tcPr>
          <w:p w14:paraId="7BA60822" w14:textId="77777777" w:rsidR="002C44A7" w:rsidRDefault="002C44A7">
            <w:pPr>
              <w:jc w:val="center"/>
              <w:rPr>
                <w:rFonts w:ascii="Times" w:hAnsi="Times"/>
              </w:rPr>
            </w:pPr>
          </w:p>
        </w:tc>
        <w:tc>
          <w:tcPr>
            <w:tcW w:w="1300" w:type="dxa"/>
            <w:vMerge/>
            <w:shd w:val="clear" w:color="auto" w:fill="auto"/>
            <w:vAlign w:val="center"/>
          </w:tcPr>
          <w:p w14:paraId="2B9301AE" w14:textId="77777777" w:rsidR="002C44A7" w:rsidRDefault="002C44A7">
            <w:pPr>
              <w:jc w:val="center"/>
              <w:rPr>
                <w:rFonts w:ascii="Times" w:hAnsi="Times"/>
              </w:rPr>
            </w:pPr>
          </w:p>
        </w:tc>
        <w:tc>
          <w:tcPr>
            <w:tcW w:w="1740" w:type="dxa"/>
            <w:shd w:val="clear" w:color="auto" w:fill="auto"/>
            <w:vAlign w:val="center"/>
          </w:tcPr>
          <w:p w14:paraId="41B43778" w14:textId="77777777" w:rsidR="002C44A7" w:rsidRDefault="0049130D">
            <w:pPr>
              <w:jc w:val="center"/>
              <w:rPr>
                <w:rFonts w:ascii="Times" w:hAnsi="Times"/>
              </w:rPr>
            </w:pPr>
            <w:r>
              <w:rPr>
                <w:rFonts w:ascii="Times" w:hAnsi="Times"/>
              </w:rPr>
              <w:t>assembly length</w:t>
            </w:r>
          </w:p>
        </w:tc>
        <w:tc>
          <w:tcPr>
            <w:tcW w:w="1416" w:type="dxa"/>
            <w:shd w:val="clear" w:color="auto" w:fill="auto"/>
            <w:vAlign w:val="center"/>
          </w:tcPr>
          <w:p w14:paraId="39C0C678" w14:textId="77777777" w:rsidR="002C44A7" w:rsidRDefault="0049130D">
            <w:pPr>
              <w:jc w:val="center"/>
              <w:rPr>
                <w:rFonts w:ascii="Times" w:hAnsi="Times"/>
              </w:rPr>
            </w:pPr>
            <w:r>
              <w:rPr>
                <w:rFonts w:ascii="Times" w:hAnsi="Times"/>
              </w:rPr>
              <w:t>472,157,411</w:t>
            </w:r>
          </w:p>
        </w:tc>
        <w:tc>
          <w:tcPr>
            <w:tcW w:w="1417" w:type="dxa"/>
            <w:shd w:val="clear" w:color="auto" w:fill="auto"/>
            <w:vAlign w:val="center"/>
          </w:tcPr>
          <w:p w14:paraId="338AB533" w14:textId="77777777" w:rsidR="002C44A7" w:rsidRDefault="0049130D">
            <w:pPr>
              <w:jc w:val="center"/>
              <w:rPr>
                <w:rFonts w:ascii="Times" w:hAnsi="Times"/>
              </w:rPr>
            </w:pPr>
            <w:r>
              <w:rPr>
                <w:rFonts w:ascii="Times" w:hAnsi="Times"/>
              </w:rPr>
              <w:t>437,273,953</w:t>
            </w:r>
          </w:p>
        </w:tc>
      </w:tr>
      <w:tr w:rsidR="002C44A7" w14:paraId="361FF67E" w14:textId="77777777">
        <w:trPr>
          <w:trHeight w:val="320"/>
          <w:jc w:val="center"/>
        </w:trPr>
        <w:tc>
          <w:tcPr>
            <w:tcW w:w="1575" w:type="dxa"/>
            <w:vMerge/>
            <w:shd w:val="clear" w:color="auto" w:fill="auto"/>
            <w:vAlign w:val="center"/>
          </w:tcPr>
          <w:p w14:paraId="629F5ACC" w14:textId="77777777" w:rsidR="002C44A7" w:rsidRDefault="002C44A7">
            <w:pPr>
              <w:jc w:val="center"/>
              <w:rPr>
                <w:rFonts w:ascii="Times" w:hAnsi="Times"/>
              </w:rPr>
            </w:pPr>
          </w:p>
        </w:tc>
        <w:tc>
          <w:tcPr>
            <w:tcW w:w="1300" w:type="dxa"/>
            <w:vMerge w:val="restart"/>
            <w:shd w:val="clear" w:color="auto" w:fill="auto"/>
            <w:vAlign w:val="center"/>
          </w:tcPr>
          <w:p w14:paraId="166B3E52" w14:textId="77777777" w:rsidR="002C44A7" w:rsidRDefault="0049130D">
            <w:pPr>
              <w:jc w:val="center"/>
              <w:rPr>
                <w:rFonts w:ascii="Times" w:hAnsi="Times"/>
              </w:rPr>
            </w:pPr>
            <w:r>
              <w:rPr>
                <w:rFonts w:ascii="Times" w:hAnsi="Times"/>
              </w:rPr>
              <w:t>BUSCO</w:t>
            </w:r>
          </w:p>
        </w:tc>
        <w:tc>
          <w:tcPr>
            <w:tcW w:w="1740" w:type="dxa"/>
            <w:shd w:val="clear" w:color="auto" w:fill="auto"/>
            <w:vAlign w:val="center"/>
          </w:tcPr>
          <w:p w14:paraId="2B428D15" w14:textId="77777777" w:rsidR="002C44A7" w:rsidRDefault="0049130D">
            <w:pPr>
              <w:jc w:val="center"/>
              <w:rPr>
                <w:rFonts w:ascii="Times" w:hAnsi="Times"/>
              </w:rPr>
            </w:pPr>
            <w:r>
              <w:rPr>
                <w:rFonts w:ascii="Times" w:hAnsi="Times"/>
              </w:rPr>
              <w:t>complete</w:t>
            </w:r>
          </w:p>
        </w:tc>
        <w:tc>
          <w:tcPr>
            <w:tcW w:w="1416" w:type="dxa"/>
            <w:shd w:val="clear" w:color="auto" w:fill="auto"/>
            <w:vAlign w:val="center"/>
          </w:tcPr>
          <w:p w14:paraId="332B286F" w14:textId="77777777" w:rsidR="002C44A7" w:rsidRDefault="0049130D">
            <w:pPr>
              <w:jc w:val="center"/>
              <w:rPr>
                <w:rFonts w:ascii="Times" w:hAnsi="Times"/>
              </w:rPr>
            </w:pPr>
            <w:r>
              <w:rPr>
                <w:rFonts w:ascii="Times" w:hAnsi="Times"/>
              </w:rPr>
              <w:t>88.40%</w:t>
            </w:r>
          </w:p>
        </w:tc>
        <w:tc>
          <w:tcPr>
            <w:tcW w:w="1417" w:type="dxa"/>
            <w:shd w:val="clear" w:color="auto" w:fill="auto"/>
            <w:vAlign w:val="center"/>
          </w:tcPr>
          <w:p w14:paraId="19BB00F2" w14:textId="77777777" w:rsidR="002C44A7" w:rsidRDefault="0049130D">
            <w:pPr>
              <w:jc w:val="center"/>
              <w:rPr>
                <w:rFonts w:ascii="Times" w:hAnsi="Times"/>
              </w:rPr>
            </w:pPr>
            <w:r>
              <w:rPr>
                <w:rFonts w:ascii="Times" w:hAnsi="Times"/>
              </w:rPr>
              <w:t>89.30%</w:t>
            </w:r>
          </w:p>
        </w:tc>
      </w:tr>
      <w:tr w:rsidR="002C44A7" w14:paraId="1E5F6B98" w14:textId="77777777">
        <w:trPr>
          <w:trHeight w:val="320"/>
          <w:jc w:val="center"/>
        </w:trPr>
        <w:tc>
          <w:tcPr>
            <w:tcW w:w="1575" w:type="dxa"/>
            <w:vMerge/>
            <w:shd w:val="clear" w:color="auto" w:fill="auto"/>
            <w:vAlign w:val="center"/>
          </w:tcPr>
          <w:p w14:paraId="03400A8E" w14:textId="77777777" w:rsidR="002C44A7" w:rsidRDefault="002C44A7">
            <w:pPr>
              <w:jc w:val="center"/>
              <w:rPr>
                <w:rFonts w:ascii="Times" w:hAnsi="Times"/>
              </w:rPr>
            </w:pPr>
          </w:p>
        </w:tc>
        <w:tc>
          <w:tcPr>
            <w:tcW w:w="1300" w:type="dxa"/>
            <w:vMerge/>
            <w:shd w:val="clear" w:color="auto" w:fill="auto"/>
            <w:vAlign w:val="center"/>
          </w:tcPr>
          <w:p w14:paraId="4AE1A7B3" w14:textId="77777777" w:rsidR="002C44A7" w:rsidRDefault="002C44A7">
            <w:pPr>
              <w:jc w:val="center"/>
              <w:rPr>
                <w:rFonts w:ascii="Times" w:hAnsi="Times"/>
              </w:rPr>
            </w:pPr>
          </w:p>
        </w:tc>
        <w:tc>
          <w:tcPr>
            <w:tcW w:w="1740" w:type="dxa"/>
            <w:shd w:val="clear" w:color="auto" w:fill="auto"/>
            <w:vAlign w:val="center"/>
          </w:tcPr>
          <w:p w14:paraId="4DEB6E1F" w14:textId="77777777" w:rsidR="002C44A7" w:rsidRDefault="0049130D">
            <w:pPr>
              <w:jc w:val="center"/>
              <w:rPr>
                <w:rFonts w:ascii="Times" w:hAnsi="Times"/>
              </w:rPr>
            </w:pPr>
            <w:r>
              <w:rPr>
                <w:rFonts w:ascii="Times" w:hAnsi="Times"/>
              </w:rPr>
              <w:t>single</w:t>
            </w:r>
          </w:p>
        </w:tc>
        <w:tc>
          <w:tcPr>
            <w:tcW w:w="1416" w:type="dxa"/>
            <w:shd w:val="clear" w:color="auto" w:fill="auto"/>
            <w:vAlign w:val="center"/>
          </w:tcPr>
          <w:p w14:paraId="5BEC81E9" w14:textId="77777777" w:rsidR="002C44A7" w:rsidRDefault="0049130D">
            <w:pPr>
              <w:jc w:val="center"/>
              <w:rPr>
                <w:rFonts w:ascii="Times" w:hAnsi="Times"/>
              </w:rPr>
            </w:pPr>
            <w:r>
              <w:rPr>
                <w:rFonts w:ascii="Times" w:hAnsi="Times"/>
              </w:rPr>
              <w:t>81.20%</w:t>
            </w:r>
          </w:p>
        </w:tc>
        <w:tc>
          <w:tcPr>
            <w:tcW w:w="1417" w:type="dxa"/>
            <w:shd w:val="clear" w:color="auto" w:fill="auto"/>
            <w:vAlign w:val="center"/>
          </w:tcPr>
          <w:p w14:paraId="1B40C201" w14:textId="77777777" w:rsidR="002C44A7" w:rsidRDefault="0049130D">
            <w:pPr>
              <w:jc w:val="center"/>
              <w:rPr>
                <w:rFonts w:ascii="Times" w:hAnsi="Times"/>
              </w:rPr>
            </w:pPr>
            <w:r>
              <w:rPr>
                <w:rFonts w:ascii="Times" w:hAnsi="Times"/>
              </w:rPr>
              <w:t>87.70%</w:t>
            </w:r>
          </w:p>
        </w:tc>
      </w:tr>
      <w:tr w:rsidR="002C44A7" w14:paraId="62A5D934" w14:textId="77777777">
        <w:trPr>
          <w:trHeight w:val="320"/>
          <w:jc w:val="center"/>
        </w:trPr>
        <w:tc>
          <w:tcPr>
            <w:tcW w:w="1575" w:type="dxa"/>
            <w:vMerge/>
            <w:shd w:val="clear" w:color="auto" w:fill="auto"/>
            <w:vAlign w:val="center"/>
          </w:tcPr>
          <w:p w14:paraId="4DAF67C8" w14:textId="77777777" w:rsidR="002C44A7" w:rsidRDefault="002C44A7">
            <w:pPr>
              <w:jc w:val="center"/>
              <w:rPr>
                <w:rFonts w:ascii="Times" w:hAnsi="Times"/>
              </w:rPr>
            </w:pPr>
          </w:p>
        </w:tc>
        <w:tc>
          <w:tcPr>
            <w:tcW w:w="1300" w:type="dxa"/>
            <w:vMerge/>
            <w:shd w:val="clear" w:color="auto" w:fill="auto"/>
            <w:vAlign w:val="center"/>
          </w:tcPr>
          <w:p w14:paraId="5D2D3B05" w14:textId="77777777" w:rsidR="002C44A7" w:rsidRDefault="002C44A7">
            <w:pPr>
              <w:jc w:val="center"/>
              <w:rPr>
                <w:rFonts w:ascii="Times" w:hAnsi="Times"/>
              </w:rPr>
            </w:pPr>
          </w:p>
        </w:tc>
        <w:tc>
          <w:tcPr>
            <w:tcW w:w="1740" w:type="dxa"/>
            <w:shd w:val="clear" w:color="auto" w:fill="auto"/>
            <w:vAlign w:val="center"/>
          </w:tcPr>
          <w:p w14:paraId="2B3E2714" w14:textId="77777777" w:rsidR="002C44A7" w:rsidRDefault="0049130D">
            <w:pPr>
              <w:jc w:val="center"/>
              <w:rPr>
                <w:rFonts w:ascii="Times" w:hAnsi="Times"/>
              </w:rPr>
            </w:pPr>
            <w:r>
              <w:rPr>
                <w:rFonts w:ascii="Times" w:hAnsi="Times"/>
              </w:rPr>
              <w:t>double</w:t>
            </w:r>
          </w:p>
        </w:tc>
        <w:tc>
          <w:tcPr>
            <w:tcW w:w="1416" w:type="dxa"/>
            <w:shd w:val="clear" w:color="auto" w:fill="auto"/>
            <w:vAlign w:val="center"/>
          </w:tcPr>
          <w:p w14:paraId="0A6DF233" w14:textId="77777777" w:rsidR="002C44A7" w:rsidRDefault="0049130D">
            <w:pPr>
              <w:jc w:val="center"/>
              <w:rPr>
                <w:rFonts w:ascii="Times" w:hAnsi="Times"/>
              </w:rPr>
            </w:pPr>
            <w:r>
              <w:rPr>
                <w:rFonts w:ascii="Times" w:hAnsi="Times"/>
              </w:rPr>
              <w:t>7.20%</w:t>
            </w:r>
          </w:p>
        </w:tc>
        <w:tc>
          <w:tcPr>
            <w:tcW w:w="1417" w:type="dxa"/>
            <w:shd w:val="clear" w:color="auto" w:fill="auto"/>
            <w:vAlign w:val="center"/>
          </w:tcPr>
          <w:p w14:paraId="36F15064" w14:textId="77777777" w:rsidR="002C44A7" w:rsidRDefault="0049130D">
            <w:pPr>
              <w:jc w:val="center"/>
              <w:rPr>
                <w:rFonts w:ascii="Times" w:hAnsi="Times"/>
              </w:rPr>
            </w:pPr>
            <w:r>
              <w:rPr>
                <w:rFonts w:ascii="Times" w:hAnsi="Times"/>
              </w:rPr>
              <w:t>1.60%</w:t>
            </w:r>
          </w:p>
        </w:tc>
      </w:tr>
      <w:tr w:rsidR="002C44A7" w14:paraId="445A97B9" w14:textId="77777777">
        <w:trPr>
          <w:trHeight w:val="340"/>
          <w:jc w:val="center"/>
        </w:trPr>
        <w:tc>
          <w:tcPr>
            <w:tcW w:w="1575" w:type="dxa"/>
            <w:vMerge/>
            <w:shd w:val="clear" w:color="auto" w:fill="auto"/>
            <w:vAlign w:val="center"/>
          </w:tcPr>
          <w:p w14:paraId="0F8A87AB" w14:textId="77777777" w:rsidR="002C44A7" w:rsidRDefault="002C44A7">
            <w:pPr>
              <w:jc w:val="center"/>
              <w:rPr>
                <w:rFonts w:ascii="Times" w:hAnsi="Times"/>
              </w:rPr>
            </w:pPr>
          </w:p>
        </w:tc>
        <w:tc>
          <w:tcPr>
            <w:tcW w:w="1300" w:type="dxa"/>
            <w:vMerge/>
            <w:shd w:val="clear" w:color="auto" w:fill="auto"/>
            <w:vAlign w:val="center"/>
          </w:tcPr>
          <w:p w14:paraId="5083748D" w14:textId="77777777" w:rsidR="002C44A7" w:rsidRDefault="002C44A7">
            <w:pPr>
              <w:jc w:val="center"/>
              <w:rPr>
                <w:rFonts w:ascii="Times" w:hAnsi="Times"/>
              </w:rPr>
            </w:pPr>
          </w:p>
        </w:tc>
        <w:tc>
          <w:tcPr>
            <w:tcW w:w="1740" w:type="dxa"/>
            <w:shd w:val="clear" w:color="auto" w:fill="auto"/>
            <w:vAlign w:val="center"/>
          </w:tcPr>
          <w:p w14:paraId="5E1B1F5C" w14:textId="77777777" w:rsidR="002C44A7" w:rsidRDefault="0049130D">
            <w:pPr>
              <w:jc w:val="center"/>
              <w:rPr>
                <w:rFonts w:ascii="Times" w:hAnsi="Times"/>
              </w:rPr>
            </w:pPr>
            <w:r>
              <w:rPr>
                <w:rFonts w:ascii="Times" w:hAnsi="Times"/>
              </w:rPr>
              <w:t>fragmented</w:t>
            </w:r>
          </w:p>
        </w:tc>
        <w:tc>
          <w:tcPr>
            <w:tcW w:w="1416" w:type="dxa"/>
            <w:shd w:val="clear" w:color="auto" w:fill="auto"/>
            <w:vAlign w:val="center"/>
          </w:tcPr>
          <w:p w14:paraId="518EF9F7" w14:textId="77777777" w:rsidR="002C44A7" w:rsidRDefault="0049130D">
            <w:pPr>
              <w:jc w:val="center"/>
              <w:rPr>
                <w:rFonts w:ascii="Times" w:hAnsi="Times"/>
              </w:rPr>
            </w:pPr>
            <w:r>
              <w:rPr>
                <w:rFonts w:ascii="Times" w:hAnsi="Times"/>
              </w:rPr>
              <w:t>1.00%</w:t>
            </w:r>
          </w:p>
        </w:tc>
        <w:tc>
          <w:tcPr>
            <w:tcW w:w="1417" w:type="dxa"/>
            <w:shd w:val="clear" w:color="auto" w:fill="auto"/>
            <w:vAlign w:val="center"/>
          </w:tcPr>
          <w:p w14:paraId="751867FF" w14:textId="77777777" w:rsidR="002C44A7" w:rsidRDefault="0049130D">
            <w:pPr>
              <w:jc w:val="center"/>
              <w:rPr>
                <w:rFonts w:ascii="Times" w:hAnsi="Times"/>
              </w:rPr>
            </w:pPr>
            <w:r>
              <w:rPr>
                <w:rFonts w:ascii="Times" w:hAnsi="Times"/>
              </w:rPr>
              <w:t>0.80%</w:t>
            </w:r>
          </w:p>
        </w:tc>
      </w:tr>
    </w:tbl>
    <w:p w14:paraId="627B783C" w14:textId="77777777" w:rsidR="002C44A7" w:rsidRDefault="002C44A7">
      <w:pPr>
        <w:rPr>
          <w:rFonts w:ascii="Times" w:hAnsi="Times"/>
        </w:rPr>
      </w:pPr>
    </w:p>
    <w:p w14:paraId="35C08272" w14:textId="77777777" w:rsidR="002C44A7" w:rsidRDefault="002C44A7">
      <w:pPr>
        <w:rPr>
          <w:rFonts w:ascii="Times" w:hAnsi="Times"/>
          <w:b/>
          <w:bCs/>
          <w:u w:val="single"/>
        </w:rPr>
      </w:pPr>
    </w:p>
    <w:p w14:paraId="3559116D" w14:textId="77777777" w:rsidR="002C44A7" w:rsidRDefault="002C44A7">
      <w:pPr>
        <w:rPr>
          <w:rFonts w:ascii="Times" w:hAnsi="Times"/>
          <w:b/>
          <w:bCs/>
          <w:u w:val="single"/>
        </w:rPr>
      </w:pPr>
    </w:p>
    <w:p w14:paraId="34FE5D69" w14:textId="77777777" w:rsidR="002C44A7" w:rsidRDefault="002C44A7">
      <w:pPr>
        <w:rPr>
          <w:rFonts w:ascii="Times" w:hAnsi="Times"/>
          <w:b/>
          <w:bCs/>
          <w:u w:val="single"/>
        </w:rPr>
      </w:pPr>
    </w:p>
    <w:p w14:paraId="1D5264AE" w14:textId="77777777" w:rsidR="002C44A7" w:rsidRDefault="0049130D">
      <w:pPr>
        <w:rPr>
          <w:rFonts w:ascii="Times" w:hAnsi="Times"/>
        </w:rPr>
      </w:pPr>
      <w:r>
        <w:rPr>
          <w:rFonts w:ascii="Times" w:hAnsi="Times"/>
          <w:b/>
          <w:bCs/>
        </w:rPr>
        <w:lastRenderedPageBreak/>
        <w:t xml:space="preserve">Table 5.  </w:t>
      </w:r>
      <w:r>
        <w:rPr>
          <w:rFonts w:ascii="Times" w:hAnsi="Times"/>
        </w:rPr>
        <w:t>The chromosome counts for delta smelt during the karyotyping experiment indicate that the 2n diploid number in delta smelt is 56. This means that delta smelt have two sets of 28 unique chromosomes. See Figure 6.</w:t>
      </w:r>
    </w:p>
    <w:p w14:paraId="7CED3163" w14:textId="77777777" w:rsidR="002C44A7" w:rsidRDefault="002C44A7">
      <w:pPr>
        <w:rPr>
          <w:rFonts w:ascii="Times" w:hAnsi="Times"/>
        </w:rPr>
      </w:pPr>
    </w:p>
    <w:p w14:paraId="328C9C6D" w14:textId="77777777" w:rsidR="002C44A7" w:rsidRDefault="0049130D">
      <w:pPr>
        <w:rPr>
          <w:rFonts w:ascii="Times" w:hAnsi="Times"/>
        </w:rPr>
      </w:pPr>
      <w:r>
        <w:rPr>
          <w:noProof/>
        </w:rPr>
        <mc:AlternateContent>
          <mc:Choice Requires="wps">
            <w:drawing>
              <wp:anchor distT="0" distB="0" distL="114300" distR="114300" simplePos="0" relativeHeight="5" behindDoc="0" locked="0" layoutInCell="1" allowOverlap="1" wp14:anchorId="6518ADD9" wp14:editId="7ED239C4">
                <wp:simplePos x="0" y="0"/>
                <wp:positionH relativeFrom="page">
                  <wp:posOffset>2684145</wp:posOffset>
                </wp:positionH>
                <wp:positionV relativeFrom="page">
                  <wp:posOffset>1367790</wp:posOffset>
                </wp:positionV>
                <wp:extent cx="2796540" cy="1050925"/>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2796540" cy="1050925"/>
                        </a:xfrm>
                        <a:prstGeom prst="rect">
                          <a:avLst/>
                        </a:prstGeom>
                      </wps:spPr>
                      <wps:txbx>
                        <w:txbxContent>
                          <w:tbl>
                            <w:tblPr>
                              <w:tblW w:w="4404" w:type="dxa"/>
                              <w:tblLook w:val="04A0" w:firstRow="1" w:lastRow="0" w:firstColumn="1" w:lastColumn="0" w:noHBand="0" w:noVBand="1"/>
                            </w:tblPr>
                            <w:tblGrid>
                              <w:gridCol w:w="1715"/>
                              <w:gridCol w:w="276"/>
                              <w:gridCol w:w="459"/>
                              <w:gridCol w:w="460"/>
                              <w:gridCol w:w="460"/>
                              <w:gridCol w:w="763"/>
                              <w:gridCol w:w="271"/>
                            </w:tblGrid>
                            <w:tr w:rsidR="002C44A7" w14:paraId="51A934A9" w14:textId="77777777">
                              <w:trPr>
                                <w:trHeight w:val="95"/>
                              </w:trPr>
                              <w:tc>
                                <w:tcPr>
                                  <w:tcW w:w="1714" w:type="dxa"/>
                                  <w:shd w:val="clear" w:color="auto" w:fill="auto"/>
                                  <w:vAlign w:val="bottom"/>
                                </w:tcPr>
                                <w:p w14:paraId="39D859FB"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3C00D1D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68009C5"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79036F0E"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13C85789"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07D2E888"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412F6101" w14:textId="77777777" w:rsidR="002C44A7" w:rsidRDefault="0049130D">
                                  <w:r>
                                    <w:rPr>
                                      <w:rFonts w:eastAsia="Times New Roman" w:cs="Calibri"/>
                                      <w:b/>
                                      <w:bCs/>
                                      <w:color w:val="000000"/>
                                    </w:rPr>
                                    <w:t> </w:t>
                                  </w:r>
                                </w:p>
                              </w:tc>
                            </w:tr>
                            <w:tr w:rsidR="002C44A7" w14:paraId="5C157BE9" w14:textId="77777777">
                              <w:trPr>
                                <w:trHeight w:val="285"/>
                              </w:trPr>
                              <w:tc>
                                <w:tcPr>
                                  <w:tcW w:w="1714" w:type="dxa"/>
                                  <w:tcBorders>
                                    <w:top w:val="single" w:sz="4" w:space="0" w:color="00000A"/>
                                    <w:bottom w:val="double" w:sz="6" w:space="0" w:color="00000A"/>
                                  </w:tcBorders>
                                  <w:shd w:val="clear" w:color="auto" w:fill="auto"/>
                                  <w:vAlign w:val="bottom"/>
                                </w:tcPr>
                                <w:p w14:paraId="6356144E"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7855D72A"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102C5681"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0FFF4A3D"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FCFC28D"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7067847F"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4E52DDD8" w14:textId="77777777" w:rsidR="002C44A7" w:rsidRDefault="002C44A7">
                                  <w:pPr>
                                    <w:jc w:val="center"/>
                                    <w:rPr>
                                      <w:rFonts w:ascii="Calibri" w:eastAsia="Times New Roman" w:hAnsi="Calibri" w:cs="Calibri"/>
                                      <w:b/>
                                      <w:bCs/>
                                      <w:color w:val="000000"/>
                                    </w:rPr>
                                  </w:pPr>
                                </w:p>
                              </w:tc>
                            </w:tr>
                            <w:tr w:rsidR="002C44A7" w14:paraId="2804FD89" w14:textId="77777777">
                              <w:trPr>
                                <w:trHeight w:val="285"/>
                              </w:trPr>
                              <w:tc>
                                <w:tcPr>
                                  <w:tcW w:w="1714" w:type="dxa"/>
                                  <w:shd w:val="clear" w:color="auto" w:fill="auto"/>
                                  <w:vAlign w:val="bottom"/>
                                </w:tcPr>
                                <w:p w14:paraId="3F3F8EA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04519EC7"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4A44EB8B"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510D16A0"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7E29DDE0"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2731CDD7"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3CB28780" w14:textId="77777777" w:rsidR="002C44A7" w:rsidRDefault="002C44A7">
                                  <w:pPr>
                                    <w:jc w:val="center"/>
                                    <w:rPr>
                                      <w:rFonts w:ascii="Calibri" w:eastAsia="Times New Roman" w:hAnsi="Calibri" w:cs="Calibri"/>
                                      <w:color w:val="000000"/>
                                    </w:rPr>
                                  </w:pPr>
                                </w:p>
                              </w:tc>
                            </w:tr>
                            <w:tr w:rsidR="002C44A7" w14:paraId="72331EF8" w14:textId="77777777">
                              <w:trPr>
                                <w:trHeight w:val="253"/>
                              </w:trPr>
                              <w:tc>
                                <w:tcPr>
                                  <w:tcW w:w="1714" w:type="dxa"/>
                                  <w:tcBorders>
                                    <w:bottom w:val="single" w:sz="4" w:space="0" w:color="00000A"/>
                                  </w:tcBorders>
                                  <w:shd w:val="clear" w:color="auto" w:fill="auto"/>
                                  <w:vAlign w:val="bottom"/>
                                </w:tcPr>
                                <w:p w14:paraId="627F47E9"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47F6990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5A58694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0CCC495A"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1426B2C7"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2BA52ECC"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7B010BEB" w14:textId="77777777" w:rsidR="002C44A7" w:rsidRDefault="0049130D">
                                  <w:r>
                                    <w:rPr>
                                      <w:rFonts w:eastAsia="Times New Roman" w:cs="Calibri"/>
                                      <w:color w:val="000000"/>
                                    </w:rPr>
                                    <w:t> </w:t>
                                  </w:r>
                                </w:p>
                              </w:tc>
                            </w:tr>
                          </w:tbl>
                          <w:p w14:paraId="2E37FFD0" w14:textId="77777777" w:rsidR="003747EB" w:rsidRDefault="003747EB"/>
                        </w:txbxContent>
                      </wps:txbx>
                      <wps:bodyPr lIns="0" tIns="0" rIns="0" bIns="0" anchor="t">
                        <a:spAutoFit/>
                      </wps:bodyPr>
                    </wps:wsp>
                  </a:graphicData>
                </a:graphic>
              </wp:anchor>
            </w:drawing>
          </mc:Choice>
          <mc:Fallback>
            <w:pict>
              <v:shapetype w14:anchorId="6518ADD9" id="_x0000_t202" coordsize="21600,21600" o:spt="202" path="m,l,21600r21600,l21600,xe">
                <v:stroke joinstyle="miter"/>
                <v:path gradientshapeok="t" o:connecttype="rect"/>
              </v:shapetype>
              <v:shape id="Frame1" o:spid="_x0000_s1026" type="#_x0000_t202" style="position:absolute;margin-left:211.35pt;margin-top:107.7pt;width:220.2pt;height:82.75pt;z-index: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" filled="f" stroked="f">
                <v:textbox style="mso-fit-shape-to-text:t" inset="0,0,0,0">
                  <w:txbxContent>
                    <w:tbl>
                      <w:tblPr>
                        <w:tblW w:w="4404" w:type="dxa"/>
                        <w:tblLook w:val="04A0" w:firstRow="1" w:lastRow="0" w:firstColumn="1" w:lastColumn="0" w:noHBand="0" w:noVBand="1"/>
                      </w:tblPr>
                      <w:tblGrid>
                        <w:gridCol w:w="1715"/>
                        <w:gridCol w:w="276"/>
                        <w:gridCol w:w="459"/>
                        <w:gridCol w:w="460"/>
                        <w:gridCol w:w="460"/>
                        <w:gridCol w:w="763"/>
                        <w:gridCol w:w="271"/>
                      </w:tblGrid>
                      <w:tr w:rsidR="002C44A7" w14:paraId="51A934A9" w14:textId="77777777">
                        <w:trPr>
                          <w:trHeight w:val="95"/>
                        </w:trPr>
                        <w:tc>
                          <w:tcPr>
                            <w:tcW w:w="1714" w:type="dxa"/>
                            <w:shd w:val="clear" w:color="auto" w:fill="auto"/>
                            <w:vAlign w:val="bottom"/>
                          </w:tcPr>
                          <w:p w14:paraId="39D859FB"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3C00D1D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68009C5"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79036F0E"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13C85789"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07D2E888"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412F6101" w14:textId="77777777" w:rsidR="002C44A7" w:rsidRDefault="0049130D">
                            <w:r>
                              <w:rPr>
                                <w:rFonts w:eastAsia="Times New Roman" w:cs="Calibri"/>
                                <w:b/>
                                <w:bCs/>
                                <w:color w:val="000000"/>
                              </w:rPr>
                              <w:t> </w:t>
                            </w:r>
                          </w:p>
                        </w:tc>
                      </w:tr>
                      <w:tr w:rsidR="002C44A7" w14:paraId="5C157BE9" w14:textId="77777777">
                        <w:trPr>
                          <w:trHeight w:val="285"/>
                        </w:trPr>
                        <w:tc>
                          <w:tcPr>
                            <w:tcW w:w="1714" w:type="dxa"/>
                            <w:tcBorders>
                              <w:top w:val="single" w:sz="4" w:space="0" w:color="00000A"/>
                              <w:bottom w:val="double" w:sz="6" w:space="0" w:color="00000A"/>
                            </w:tcBorders>
                            <w:shd w:val="clear" w:color="auto" w:fill="auto"/>
                            <w:vAlign w:val="bottom"/>
                          </w:tcPr>
                          <w:p w14:paraId="6356144E"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7855D72A"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102C5681"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0FFF4A3D"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FCFC28D"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7067847F"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4E52DDD8" w14:textId="77777777" w:rsidR="002C44A7" w:rsidRDefault="002C44A7">
                            <w:pPr>
                              <w:jc w:val="center"/>
                              <w:rPr>
                                <w:rFonts w:ascii="Calibri" w:eastAsia="Times New Roman" w:hAnsi="Calibri" w:cs="Calibri"/>
                                <w:b/>
                                <w:bCs/>
                                <w:color w:val="000000"/>
                              </w:rPr>
                            </w:pPr>
                          </w:p>
                        </w:tc>
                      </w:tr>
                      <w:tr w:rsidR="002C44A7" w14:paraId="2804FD89" w14:textId="77777777">
                        <w:trPr>
                          <w:trHeight w:val="285"/>
                        </w:trPr>
                        <w:tc>
                          <w:tcPr>
                            <w:tcW w:w="1714" w:type="dxa"/>
                            <w:shd w:val="clear" w:color="auto" w:fill="auto"/>
                            <w:vAlign w:val="bottom"/>
                          </w:tcPr>
                          <w:p w14:paraId="3F3F8EA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04519EC7"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4A44EB8B"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510D16A0"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7E29DDE0"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2731CDD7"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3CB28780" w14:textId="77777777" w:rsidR="002C44A7" w:rsidRDefault="002C44A7">
                            <w:pPr>
                              <w:jc w:val="center"/>
                              <w:rPr>
                                <w:rFonts w:ascii="Calibri" w:eastAsia="Times New Roman" w:hAnsi="Calibri" w:cs="Calibri"/>
                                <w:color w:val="000000"/>
                              </w:rPr>
                            </w:pPr>
                          </w:p>
                        </w:tc>
                      </w:tr>
                      <w:tr w:rsidR="002C44A7" w14:paraId="72331EF8" w14:textId="77777777">
                        <w:trPr>
                          <w:trHeight w:val="253"/>
                        </w:trPr>
                        <w:tc>
                          <w:tcPr>
                            <w:tcW w:w="1714" w:type="dxa"/>
                            <w:tcBorders>
                              <w:bottom w:val="single" w:sz="4" w:space="0" w:color="00000A"/>
                            </w:tcBorders>
                            <w:shd w:val="clear" w:color="auto" w:fill="auto"/>
                            <w:vAlign w:val="bottom"/>
                          </w:tcPr>
                          <w:p w14:paraId="627F47E9"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47F6990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5A58694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0CCC495A"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1426B2C7"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2BA52ECC"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7B010BEB" w14:textId="77777777" w:rsidR="002C44A7" w:rsidRDefault="0049130D">
                            <w:r>
                              <w:rPr>
                                <w:rFonts w:eastAsia="Times New Roman" w:cs="Calibri"/>
                                <w:color w:val="000000"/>
                              </w:rPr>
                              <w:t> </w:t>
                            </w:r>
                          </w:p>
                        </w:tc>
                      </w:tr>
                    </w:tbl>
                    <w:p w14:paraId="2E37FFD0" w14:textId="77777777" w:rsidR="003747EB" w:rsidRDefault="003747EB"/>
                  </w:txbxContent>
                </v:textbox>
                <w10:wrap type="square" anchorx="page" anchory="page"/>
              </v:shape>
            </w:pict>
          </mc:Fallback>
        </mc:AlternateContent>
      </w:r>
    </w:p>
    <w:p w14:paraId="5759C602" w14:textId="77777777" w:rsidR="002C44A7" w:rsidRDefault="0049130D">
      <w:pPr>
        <w:rPr>
          <w:rFonts w:ascii="Times" w:hAnsi="Times"/>
          <w:b/>
          <w:bCs/>
          <w:u w:val="single"/>
        </w:rPr>
      </w:pPr>
      <w:r>
        <w:rPr>
          <w:noProof/>
        </w:rPr>
        <mc:AlternateContent>
          <mc:Choice Requires="wps">
            <w:drawing>
              <wp:anchor distT="0" distB="0" distL="114300" distR="114300" simplePos="0" relativeHeight="6" behindDoc="0" locked="0" layoutInCell="1" allowOverlap="1" wp14:anchorId="61FF0F89" wp14:editId="1103D403">
                <wp:simplePos x="0" y="0"/>
                <wp:positionH relativeFrom="page">
                  <wp:posOffset>2684145</wp:posOffset>
                </wp:positionH>
                <wp:positionV relativeFrom="page">
                  <wp:posOffset>1367790</wp:posOffset>
                </wp:positionV>
                <wp:extent cx="2796540" cy="1406525"/>
                <wp:effectExtent l="0" t="0" r="0" b="0"/>
                <wp:wrapSquare wrapText="bothSides"/>
                <wp:docPr id="2" name="Frame2"/>
                <wp:cNvGraphicFramePr/>
                <a:graphic xmlns:a="http://schemas.openxmlformats.org/drawingml/2006/main">
                  <a:graphicData uri="http://schemas.microsoft.com/office/word/2010/wordprocessingShape">
                    <wps:wsp>
                      <wps:cNvSpPr txBox="1"/>
                      <wps:spPr>
                        <a:xfrm>
                          <a:off x="0" y="0"/>
                          <a:ext cx="2796540" cy="1406525"/>
                        </a:xfrm>
                        <a:prstGeom prst="rect">
                          <a:avLst/>
                        </a:prstGeom>
                      </wps:spPr>
                      <wps:txbx>
                        <w:txbxContent>
                          <w:tbl>
                            <w:tblPr>
                              <w:tblW w:w="4404" w:type="dxa"/>
                              <w:tblLook w:val="04A0" w:firstRow="1" w:lastRow="0" w:firstColumn="1" w:lastColumn="0" w:noHBand="0" w:noVBand="1"/>
                            </w:tblPr>
                            <w:tblGrid>
                              <w:gridCol w:w="1714"/>
                              <w:gridCol w:w="276"/>
                              <w:gridCol w:w="459"/>
                              <w:gridCol w:w="460"/>
                              <w:gridCol w:w="460"/>
                              <w:gridCol w:w="764"/>
                              <w:gridCol w:w="271"/>
                            </w:tblGrid>
                            <w:tr w:rsidR="002C44A7" w14:paraId="2AA06335" w14:textId="77777777">
                              <w:trPr>
                                <w:trHeight w:val="95"/>
                              </w:trPr>
                              <w:tc>
                                <w:tcPr>
                                  <w:tcW w:w="1714" w:type="dxa"/>
                                  <w:shd w:val="clear" w:color="auto" w:fill="auto"/>
                                  <w:vAlign w:val="bottom"/>
                                </w:tcPr>
                                <w:p w14:paraId="64155478"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21566A5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B3B6BC6"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01A23352"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46978098"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3D2D1CB7"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06B36117" w14:textId="77777777" w:rsidR="002C44A7" w:rsidRDefault="0049130D">
                                  <w:r>
                                    <w:rPr>
                                      <w:rFonts w:eastAsia="Times New Roman" w:cs="Calibri"/>
                                      <w:b/>
                                      <w:bCs/>
                                      <w:color w:val="000000"/>
                                    </w:rPr>
                                    <w:t> </w:t>
                                  </w:r>
                                </w:p>
                              </w:tc>
                            </w:tr>
                            <w:tr w:rsidR="002C44A7" w14:paraId="312A215F" w14:textId="77777777">
                              <w:trPr>
                                <w:trHeight w:val="285"/>
                              </w:trPr>
                              <w:tc>
                                <w:tcPr>
                                  <w:tcW w:w="1714" w:type="dxa"/>
                                  <w:tcBorders>
                                    <w:top w:val="single" w:sz="4" w:space="0" w:color="00000A"/>
                                    <w:bottom w:val="double" w:sz="6" w:space="0" w:color="00000A"/>
                                  </w:tcBorders>
                                  <w:shd w:val="clear" w:color="auto" w:fill="auto"/>
                                  <w:vAlign w:val="bottom"/>
                                </w:tcPr>
                                <w:p w14:paraId="660AB667"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44047891"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7A9222C5"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534CE670"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8312EBA"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21DA7FD2"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5666647E" w14:textId="77777777" w:rsidR="002C44A7" w:rsidRDefault="002C44A7">
                                  <w:pPr>
                                    <w:jc w:val="center"/>
                                    <w:rPr>
                                      <w:rFonts w:ascii="Calibri" w:eastAsia="Times New Roman" w:hAnsi="Calibri" w:cs="Calibri"/>
                                      <w:b/>
                                      <w:bCs/>
                                      <w:color w:val="000000"/>
                                    </w:rPr>
                                  </w:pPr>
                                </w:p>
                              </w:tc>
                            </w:tr>
                            <w:tr w:rsidR="002C44A7" w14:paraId="5540CC3F" w14:textId="77777777">
                              <w:trPr>
                                <w:trHeight w:val="285"/>
                              </w:trPr>
                              <w:tc>
                                <w:tcPr>
                                  <w:tcW w:w="1714" w:type="dxa"/>
                                  <w:shd w:val="clear" w:color="auto" w:fill="auto"/>
                                  <w:vAlign w:val="bottom"/>
                                </w:tcPr>
                                <w:p w14:paraId="384F0D0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4BB4C03B"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703F71B8"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4CFA9B53"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4525A62E"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5065032F"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4E37FF0F" w14:textId="77777777" w:rsidR="002C44A7" w:rsidRDefault="002C44A7">
                                  <w:pPr>
                                    <w:jc w:val="center"/>
                                    <w:rPr>
                                      <w:rFonts w:ascii="Calibri" w:eastAsia="Times New Roman" w:hAnsi="Calibri" w:cs="Calibri"/>
                                      <w:color w:val="000000"/>
                                    </w:rPr>
                                  </w:pPr>
                                </w:p>
                              </w:tc>
                            </w:tr>
                            <w:tr w:rsidR="002C44A7" w14:paraId="5BA4D1E6" w14:textId="77777777">
                              <w:trPr>
                                <w:trHeight w:val="253"/>
                              </w:trPr>
                              <w:tc>
                                <w:tcPr>
                                  <w:tcW w:w="1714" w:type="dxa"/>
                                  <w:tcBorders>
                                    <w:bottom w:val="single" w:sz="4" w:space="0" w:color="00000A"/>
                                  </w:tcBorders>
                                  <w:shd w:val="clear" w:color="auto" w:fill="auto"/>
                                  <w:vAlign w:val="bottom"/>
                                </w:tcPr>
                                <w:p w14:paraId="31E87902"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3E771FB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7B07743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6802FEB5"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55F24895"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4AD76C5F"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45655619" w14:textId="77777777" w:rsidR="002C44A7" w:rsidRDefault="0049130D">
                                  <w:r>
                                    <w:rPr>
                                      <w:rFonts w:eastAsia="Times New Roman" w:cs="Calibri"/>
                                      <w:color w:val="000000"/>
                                    </w:rPr>
                                    <w:t> </w:t>
                                  </w:r>
                                </w:p>
                              </w:tc>
                            </w:tr>
                            <w:tr w:rsidR="002C44A7" w14:paraId="7BC85BA5" w14:textId="77777777">
                              <w:trPr>
                                <w:trHeight w:val="253"/>
                              </w:trPr>
                              <w:tc>
                                <w:tcPr>
                                  <w:tcW w:w="4133" w:type="dxa"/>
                                  <w:gridSpan w:val="6"/>
                                  <w:shd w:val="clear" w:color="auto" w:fill="auto"/>
                                  <w:vAlign w:val="bottom"/>
                                </w:tcPr>
                                <w:p w14:paraId="5D155612" w14:textId="77777777" w:rsidR="002C44A7" w:rsidRDefault="002C44A7">
                                  <w:pPr>
                                    <w:rPr>
                                      <w:rFonts w:ascii="Calibri" w:eastAsia="Times New Roman" w:hAnsi="Calibri" w:cs="Calibri"/>
                                      <w:color w:val="000000"/>
                                    </w:rPr>
                                  </w:pPr>
                                </w:p>
                                <w:p w14:paraId="1693D180" w14:textId="77777777" w:rsidR="002C44A7" w:rsidRDefault="002C44A7">
                                  <w:pPr>
                                    <w:rPr>
                                      <w:rFonts w:ascii="Calibri" w:eastAsia="Times New Roman" w:hAnsi="Calibri" w:cs="Calibri"/>
                                      <w:color w:val="000000"/>
                                    </w:rPr>
                                  </w:pPr>
                                </w:p>
                              </w:tc>
                              <w:tc>
                                <w:tcPr>
                                  <w:tcW w:w="270" w:type="dxa"/>
                                  <w:shd w:val="clear" w:color="auto" w:fill="auto"/>
                                  <w:vAlign w:val="bottom"/>
                                </w:tcPr>
                                <w:p w14:paraId="3FD8D0A0" w14:textId="77777777" w:rsidR="002C44A7" w:rsidRDefault="002C44A7">
                                  <w:pPr>
                                    <w:rPr>
                                      <w:rFonts w:ascii="Calibri" w:eastAsia="Times New Roman" w:hAnsi="Calibri" w:cs="Calibri"/>
                                      <w:color w:val="000000"/>
                                    </w:rPr>
                                  </w:pPr>
                                </w:p>
                              </w:tc>
                            </w:tr>
                          </w:tbl>
                          <w:p w14:paraId="5070BAC2" w14:textId="77777777" w:rsidR="003747EB" w:rsidRDefault="003747EB"/>
                        </w:txbxContent>
                      </wps:txbx>
                      <wps:bodyPr lIns="0" tIns="0" rIns="0" bIns="0" anchor="t">
                        <a:spAutoFit/>
                      </wps:bodyPr>
                    </wps:wsp>
                  </a:graphicData>
                </a:graphic>
              </wp:anchor>
            </w:drawing>
          </mc:Choice>
          <mc:Fallback>
            <w:pict>
              <v:shape w14:anchorId="61FF0F89" id="Frame2" o:spid="_x0000_s1027" type="#_x0000_t202" style="position:absolute;margin-left:211.35pt;margin-top:107.7pt;width:220.2pt;height:110.75pt;z-index: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" filled="f" stroked="f">
                <v:textbox style="mso-fit-shape-to-text:t" inset="0,0,0,0">
                  <w:txbxContent>
                    <w:tbl>
                      <w:tblPr>
                        <w:tblW w:w="4404" w:type="dxa"/>
                        <w:tblLook w:val="04A0" w:firstRow="1" w:lastRow="0" w:firstColumn="1" w:lastColumn="0" w:noHBand="0" w:noVBand="1"/>
                      </w:tblPr>
                      <w:tblGrid>
                        <w:gridCol w:w="1714"/>
                        <w:gridCol w:w="276"/>
                        <w:gridCol w:w="459"/>
                        <w:gridCol w:w="460"/>
                        <w:gridCol w:w="460"/>
                        <w:gridCol w:w="764"/>
                        <w:gridCol w:w="271"/>
                      </w:tblGrid>
                      <w:tr w:rsidR="002C44A7" w14:paraId="2AA06335" w14:textId="77777777">
                        <w:trPr>
                          <w:trHeight w:val="95"/>
                        </w:trPr>
                        <w:tc>
                          <w:tcPr>
                            <w:tcW w:w="1714" w:type="dxa"/>
                            <w:shd w:val="clear" w:color="auto" w:fill="auto"/>
                            <w:vAlign w:val="bottom"/>
                          </w:tcPr>
                          <w:p w14:paraId="64155478" w14:textId="77777777" w:rsidR="002C44A7" w:rsidRDefault="002C44A7">
                            <w:pPr>
                              <w:rPr>
                                <w:rFonts w:ascii="Calibri" w:eastAsia="Times New Roman" w:hAnsi="Calibri" w:cs="Calibri"/>
                                <w:b/>
                                <w:bCs/>
                                <w:color w:val="000000"/>
                              </w:rPr>
                            </w:pPr>
                          </w:p>
                        </w:tc>
                        <w:tc>
                          <w:tcPr>
                            <w:tcW w:w="276" w:type="dxa"/>
                            <w:shd w:val="clear" w:color="auto" w:fill="auto"/>
                            <w:vAlign w:val="bottom"/>
                          </w:tcPr>
                          <w:p w14:paraId="21566A5E" w14:textId="77777777" w:rsidR="002C44A7" w:rsidRDefault="002C44A7">
                            <w:pPr>
                              <w:rPr>
                                <w:rFonts w:ascii="Times New Roman" w:eastAsia="Times New Roman" w:hAnsi="Times New Roman" w:cs="Times New Roman"/>
                                <w:sz w:val="20"/>
                                <w:szCs w:val="20"/>
                              </w:rPr>
                            </w:pPr>
                          </w:p>
                        </w:tc>
                        <w:tc>
                          <w:tcPr>
                            <w:tcW w:w="459" w:type="dxa"/>
                            <w:shd w:val="clear" w:color="auto" w:fill="auto"/>
                            <w:vAlign w:val="bottom"/>
                          </w:tcPr>
                          <w:p w14:paraId="0B3B6BC6"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01A23352" w14:textId="77777777" w:rsidR="002C44A7" w:rsidRDefault="002C44A7">
                            <w:pPr>
                              <w:rPr>
                                <w:rFonts w:ascii="Times New Roman" w:eastAsia="Times New Roman" w:hAnsi="Times New Roman" w:cs="Times New Roman"/>
                                <w:sz w:val="20"/>
                                <w:szCs w:val="20"/>
                              </w:rPr>
                            </w:pPr>
                          </w:p>
                        </w:tc>
                        <w:tc>
                          <w:tcPr>
                            <w:tcW w:w="460" w:type="dxa"/>
                            <w:shd w:val="clear" w:color="auto" w:fill="auto"/>
                            <w:vAlign w:val="bottom"/>
                          </w:tcPr>
                          <w:p w14:paraId="46978098" w14:textId="77777777" w:rsidR="002C44A7" w:rsidRDefault="002C44A7">
                            <w:pPr>
                              <w:rPr>
                                <w:rFonts w:ascii="Times New Roman" w:eastAsia="Times New Roman" w:hAnsi="Times New Roman" w:cs="Times New Roman"/>
                                <w:sz w:val="20"/>
                                <w:szCs w:val="20"/>
                              </w:rPr>
                            </w:pPr>
                          </w:p>
                        </w:tc>
                        <w:tc>
                          <w:tcPr>
                            <w:tcW w:w="763" w:type="dxa"/>
                            <w:shd w:val="clear" w:color="auto" w:fill="auto"/>
                            <w:vAlign w:val="bottom"/>
                          </w:tcPr>
                          <w:p w14:paraId="3D2D1CB7" w14:textId="77777777" w:rsidR="002C44A7" w:rsidRDefault="002C44A7">
                            <w:pPr>
                              <w:rPr>
                                <w:rFonts w:ascii="Times New Roman" w:eastAsia="Times New Roman" w:hAnsi="Times New Roman" w:cs="Times New Roman"/>
                                <w:sz w:val="20"/>
                                <w:szCs w:val="20"/>
                              </w:rPr>
                            </w:pPr>
                          </w:p>
                        </w:tc>
                        <w:tc>
                          <w:tcPr>
                            <w:tcW w:w="271" w:type="dxa"/>
                            <w:tcBorders>
                              <w:bottom w:val="single" w:sz="4" w:space="0" w:color="00000A"/>
                            </w:tcBorders>
                            <w:shd w:val="clear" w:color="auto" w:fill="auto"/>
                            <w:vAlign w:val="bottom"/>
                          </w:tcPr>
                          <w:p w14:paraId="06B36117" w14:textId="77777777" w:rsidR="002C44A7" w:rsidRDefault="0049130D">
                            <w:r>
                              <w:rPr>
                                <w:rFonts w:eastAsia="Times New Roman" w:cs="Calibri"/>
                                <w:b/>
                                <w:bCs/>
                                <w:color w:val="000000"/>
                              </w:rPr>
                              <w:t> </w:t>
                            </w:r>
                          </w:p>
                        </w:tc>
                      </w:tr>
                      <w:tr w:rsidR="002C44A7" w14:paraId="312A215F" w14:textId="77777777">
                        <w:trPr>
                          <w:trHeight w:val="285"/>
                        </w:trPr>
                        <w:tc>
                          <w:tcPr>
                            <w:tcW w:w="1714" w:type="dxa"/>
                            <w:tcBorders>
                              <w:top w:val="single" w:sz="4" w:space="0" w:color="00000A"/>
                              <w:bottom w:val="double" w:sz="6" w:space="0" w:color="00000A"/>
                            </w:tcBorders>
                            <w:shd w:val="clear" w:color="auto" w:fill="auto"/>
                            <w:vAlign w:val="bottom"/>
                          </w:tcPr>
                          <w:p w14:paraId="660AB667" w14:textId="77777777" w:rsidR="002C44A7" w:rsidRDefault="0049130D">
                            <w:r>
                              <w:rPr>
                                <w:rFonts w:ascii="Times" w:eastAsia="Times New Roman" w:hAnsi="Times" w:cs="Calibri"/>
                                <w:b/>
                                <w:bCs/>
                                <w:color w:val="000000"/>
                              </w:rPr>
                              <w:t>2n Count:</w:t>
                            </w:r>
                          </w:p>
                        </w:tc>
                        <w:tc>
                          <w:tcPr>
                            <w:tcW w:w="276" w:type="dxa"/>
                            <w:tcBorders>
                              <w:top w:val="single" w:sz="4" w:space="0" w:color="00000A"/>
                              <w:bottom w:val="double" w:sz="6" w:space="0" w:color="00000A"/>
                            </w:tcBorders>
                            <w:shd w:val="clear" w:color="auto" w:fill="auto"/>
                            <w:vAlign w:val="bottom"/>
                          </w:tcPr>
                          <w:p w14:paraId="44047891" w14:textId="77777777" w:rsidR="002C44A7" w:rsidRDefault="0049130D">
                            <w:r>
                              <w:rPr>
                                <w:rFonts w:ascii="Times" w:eastAsia="Times New Roman" w:hAnsi="Times" w:cs="Calibri"/>
                                <w:color w:val="000000"/>
                              </w:rPr>
                              <w:t> </w:t>
                            </w:r>
                          </w:p>
                        </w:tc>
                        <w:tc>
                          <w:tcPr>
                            <w:tcW w:w="459" w:type="dxa"/>
                            <w:tcBorders>
                              <w:top w:val="single" w:sz="4" w:space="0" w:color="00000A"/>
                              <w:bottom w:val="double" w:sz="6" w:space="0" w:color="00000A"/>
                            </w:tcBorders>
                            <w:shd w:val="clear" w:color="auto" w:fill="auto"/>
                            <w:vAlign w:val="bottom"/>
                          </w:tcPr>
                          <w:p w14:paraId="7A9222C5" w14:textId="77777777" w:rsidR="002C44A7" w:rsidRDefault="0049130D">
                            <w:pPr>
                              <w:jc w:val="center"/>
                            </w:pPr>
                            <w:r>
                              <w:rPr>
                                <w:rFonts w:ascii="Times" w:eastAsia="Times New Roman" w:hAnsi="Times" w:cs="Calibri"/>
                                <w:b/>
                                <w:bCs/>
                                <w:color w:val="000000"/>
                                <w:u w:val="single"/>
                              </w:rPr>
                              <w:t>54</w:t>
                            </w:r>
                          </w:p>
                        </w:tc>
                        <w:tc>
                          <w:tcPr>
                            <w:tcW w:w="460" w:type="dxa"/>
                            <w:tcBorders>
                              <w:top w:val="single" w:sz="4" w:space="0" w:color="00000A"/>
                              <w:bottom w:val="double" w:sz="6" w:space="0" w:color="00000A"/>
                            </w:tcBorders>
                            <w:shd w:val="clear" w:color="auto" w:fill="auto"/>
                            <w:vAlign w:val="bottom"/>
                          </w:tcPr>
                          <w:p w14:paraId="534CE670" w14:textId="77777777" w:rsidR="002C44A7" w:rsidRDefault="0049130D">
                            <w:pPr>
                              <w:jc w:val="center"/>
                            </w:pPr>
                            <w:r>
                              <w:rPr>
                                <w:rFonts w:ascii="Times" w:eastAsia="Times New Roman" w:hAnsi="Times" w:cs="Calibri"/>
                                <w:b/>
                                <w:bCs/>
                                <w:color w:val="000000"/>
                                <w:u w:val="single"/>
                              </w:rPr>
                              <w:t>55</w:t>
                            </w:r>
                          </w:p>
                        </w:tc>
                        <w:tc>
                          <w:tcPr>
                            <w:tcW w:w="460" w:type="dxa"/>
                            <w:tcBorders>
                              <w:top w:val="single" w:sz="4" w:space="0" w:color="00000A"/>
                              <w:bottom w:val="double" w:sz="6" w:space="0" w:color="00000A"/>
                            </w:tcBorders>
                            <w:shd w:val="clear" w:color="auto" w:fill="auto"/>
                            <w:vAlign w:val="bottom"/>
                          </w:tcPr>
                          <w:p w14:paraId="48312EBA" w14:textId="77777777" w:rsidR="002C44A7" w:rsidRDefault="0049130D">
                            <w:pPr>
                              <w:jc w:val="center"/>
                            </w:pPr>
                            <w:r>
                              <w:rPr>
                                <w:rFonts w:ascii="Times" w:eastAsia="Times New Roman" w:hAnsi="Times" w:cs="Calibri"/>
                                <w:b/>
                                <w:bCs/>
                                <w:color w:val="000000"/>
                                <w:u w:val="single"/>
                              </w:rPr>
                              <w:t>56</w:t>
                            </w:r>
                          </w:p>
                        </w:tc>
                        <w:tc>
                          <w:tcPr>
                            <w:tcW w:w="763" w:type="dxa"/>
                            <w:tcBorders>
                              <w:top w:val="single" w:sz="4" w:space="0" w:color="00000A"/>
                              <w:bottom w:val="double" w:sz="6" w:space="0" w:color="00000A"/>
                            </w:tcBorders>
                            <w:shd w:val="clear" w:color="auto" w:fill="auto"/>
                            <w:vAlign w:val="bottom"/>
                          </w:tcPr>
                          <w:p w14:paraId="21DA7FD2" w14:textId="77777777" w:rsidR="002C44A7" w:rsidRDefault="0049130D">
                            <w:pPr>
                              <w:jc w:val="center"/>
                            </w:pPr>
                            <w:r>
                              <w:rPr>
                                <w:rFonts w:ascii="Times" w:eastAsia="Times New Roman" w:hAnsi="Times" w:cs="Calibri"/>
                                <w:b/>
                                <w:bCs/>
                                <w:color w:val="000000"/>
                              </w:rPr>
                              <w:t xml:space="preserve">Total # Cells </w:t>
                            </w:r>
                          </w:p>
                        </w:tc>
                        <w:tc>
                          <w:tcPr>
                            <w:tcW w:w="271" w:type="dxa"/>
                            <w:shd w:val="clear" w:color="auto" w:fill="auto"/>
                            <w:vAlign w:val="bottom"/>
                          </w:tcPr>
                          <w:p w14:paraId="5666647E" w14:textId="77777777" w:rsidR="002C44A7" w:rsidRDefault="002C44A7">
                            <w:pPr>
                              <w:jc w:val="center"/>
                              <w:rPr>
                                <w:rFonts w:ascii="Calibri" w:eastAsia="Times New Roman" w:hAnsi="Calibri" w:cs="Calibri"/>
                                <w:b/>
                                <w:bCs/>
                                <w:color w:val="000000"/>
                              </w:rPr>
                            </w:pPr>
                          </w:p>
                        </w:tc>
                      </w:tr>
                      <w:tr w:rsidR="002C44A7" w14:paraId="5540CC3F" w14:textId="77777777">
                        <w:trPr>
                          <w:trHeight w:val="285"/>
                        </w:trPr>
                        <w:tc>
                          <w:tcPr>
                            <w:tcW w:w="1714" w:type="dxa"/>
                            <w:shd w:val="clear" w:color="auto" w:fill="auto"/>
                            <w:vAlign w:val="bottom"/>
                          </w:tcPr>
                          <w:p w14:paraId="384F0D0F" w14:textId="77777777" w:rsidR="002C44A7" w:rsidRDefault="0049130D">
                            <w:r>
                              <w:rPr>
                                <w:rFonts w:ascii="Times" w:eastAsia="Times New Roman" w:hAnsi="Times" w:cs="Calibri"/>
                                <w:b/>
                                <w:bCs/>
                                <w:color w:val="000000"/>
                              </w:rPr>
                              <w:t># Cells:</w:t>
                            </w:r>
                          </w:p>
                        </w:tc>
                        <w:tc>
                          <w:tcPr>
                            <w:tcW w:w="276" w:type="dxa"/>
                            <w:shd w:val="clear" w:color="auto" w:fill="auto"/>
                            <w:vAlign w:val="bottom"/>
                          </w:tcPr>
                          <w:p w14:paraId="4BB4C03B" w14:textId="77777777" w:rsidR="002C44A7" w:rsidRDefault="002C44A7">
                            <w:pPr>
                              <w:rPr>
                                <w:rFonts w:ascii="Times" w:eastAsia="Times New Roman" w:hAnsi="Times" w:cs="Calibri"/>
                                <w:b/>
                                <w:bCs/>
                                <w:color w:val="000000"/>
                              </w:rPr>
                            </w:pPr>
                          </w:p>
                        </w:tc>
                        <w:tc>
                          <w:tcPr>
                            <w:tcW w:w="459" w:type="dxa"/>
                            <w:shd w:val="clear" w:color="auto" w:fill="auto"/>
                            <w:vAlign w:val="bottom"/>
                          </w:tcPr>
                          <w:p w14:paraId="703F71B8" w14:textId="77777777" w:rsidR="002C44A7" w:rsidRDefault="0049130D">
                            <w:pPr>
                              <w:jc w:val="center"/>
                            </w:pPr>
                            <w:r>
                              <w:rPr>
                                <w:rFonts w:ascii="Times" w:eastAsia="Times New Roman" w:hAnsi="Times" w:cs="Calibri"/>
                                <w:color w:val="000000"/>
                              </w:rPr>
                              <w:t>1</w:t>
                            </w:r>
                          </w:p>
                        </w:tc>
                        <w:tc>
                          <w:tcPr>
                            <w:tcW w:w="460" w:type="dxa"/>
                            <w:shd w:val="clear" w:color="auto" w:fill="auto"/>
                            <w:vAlign w:val="bottom"/>
                          </w:tcPr>
                          <w:p w14:paraId="4CFA9B53" w14:textId="77777777" w:rsidR="002C44A7" w:rsidRDefault="0049130D">
                            <w:pPr>
                              <w:jc w:val="center"/>
                            </w:pPr>
                            <w:r>
                              <w:rPr>
                                <w:rFonts w:ascii="Times" w:eastAsia="Times New Roman" w:hAnsi="Times" w:cs="Calibri"/>
                                <w:color w:val="000000"/>
                              </w:rPr>
                              <w:t>2</w:t>
                            </w:r>
                          </w:p>
                        </w:tc>
                        <w:tc>
                          <w:tcPr>
                            <w:tcW w:w="460" w:type="dxa"/>
                            <w:shd w:val="clear" w:color="auto" w:fill="auto"/>
                            <w:vAlign w:val="bottom"/>
                          </w:tcPr>
                          <w:p w14:paraId="4525A62E" w14:textId="77777777" w:rsidR="002C44A7" w:rsidRDefault="0049130D">
                            <w:pPr>
                              <w:jc w:val="center"/>
                            </w:pPr>
                            <w:r>
                              <w:rPr>
                                <w:rFonts w:ascii="Times" w:eastAsia="Times New Roman" w:hAnsi="Times" w:cs="Calibri"/>
                                <w:color w:val="000000"/>
                              </w:rPr>
                              <w:t>15</w:t>
                            </w:r>
                          </w:p>
                        </w:tc>
                        <w:tc>
                          <w:tcPr>
                            <w:tcW w:w="763" w:type="dxa"/>
                            <w:shd w:val="clear" w:color="auto" w:fill="auto"/>
                            <w:vAlign w:val="bottom"/>
                          </w:tcPr>
                          <w:p w14:paraId="5065032F" w14:textId="77777777" w:rsidR="002C44A7" w:rsidRDefault="0049130D">
                            <w:pPr>
                              <w:jc w:val="center"/>
                            </w:pPr>
                            <w:r>
                              <w:rPr>
                                <w:rFonts w:ascii="Times" w:eastAsia="Times New Roman" w:hAnsi="Times" w:cs="Calibri"/>
                                <w:color w:val="000000"/>
                              </w:rPr>
                              <w:t>18</w:t>
                            </w:r>
                          </w:p>
                        </w:tc>
                        <w:tc>
                          <w:tcPr>
                            <w:tcW w:w="271" w:type="dxa"/>
                            <w:shd w:val="clear" w:color="auto" w:fill="auto"/>
                            <w:vAlign w:val="bottom"/>
                          </w:tcPr>
                          <w:p w14:paraId="4E37FF0F" w14:textId="77777777" w:rsidR="002C44A7" w:rsidRDefault="002C44A7">
                            <w:pPr>
                              <w:jc w:val="center"/>
                              <w:rPr>
                                <w:rFonts w:ascii="Calibri" w:eastAsia="Times New Roman" w:hAnsi="Calibri" w:cs="Calibri"/>
                                <w:color w:val="000000"/>
                              </w:rPr>
                            </w:pPr>
                          </w:p>
                        </w:tc>
                      </w:tr>
                      <w:tr w:rsidR="002C44A7" w14:paraId="5BA4D1E6" w14:textId="77777777">
                        <w:trPr>
                          <w:trHeight w:val="253"/>
                        </w:trPr>
                        <w:tc>
                          <w:tcPr>
                            <w:tcW w:w="1714" w:type="dxa"/>
                            <w:tcBorders>
                              <w:bottom w:val="single" w:sz="4" w:space="0" w:color="00000A"/>
                            </w:tcBorders>
                            <w:shd w:val="clear" w:color="auto" w:fill="auto"/>
                            <w:vAlign w:val="bottom"/>
                          </w:tcPr>
                          <w:p w14:paraId="31E87902" w14:textId="77777777" w:rsidR="002C44A7" w:rsidRDefault="0049130D">
                            <w:r>
                              <w:rPr>
                                <w:rFonts w:eastAsia="Times New Roman" w:cs="Calibri"/>
                                <w:color w:val="000000"/>
                              </w:rPr>
                              <w:t> </w:t>
                            </w:r>
                          </w:p>
                        </w:tc>
                        <w:tc>
                          <w:tcPr>
                            <w:tcW w:w="276" w:type="dxa"/>
                            <w:tcBorders>
                              <w:bottom w:val="single" w:sz="4" w:space="0" w:color="00000A"/>
                            </w:tcBorders>
                            <w:shd w:val="clear" w:color="auto" w:fill="auto"/>
                            <w:vAlign w:val="bottom"/>
                          </w:tcPr>
                          <w:p w14:paraId="3E771FB0" w14:textId="77777777" w:rsidR="002C44A7" w:rsidRDefault="0049130D">
                            <w:r>
                              <w:rPr>
                                <w:rFonts w:eastAsia="Times New Roman" w:cs="Calibri"/>
                                <w:color w:val="000000"/>
                              </w:rPr>
                              <w:t> </w:t>
                            </w:r>
                          </w:p>
                        </w:tc>
                        <w:tc>
                          <w:tcPr>
                            <w:tcW w:w="459" w:type="dxa"/>
                            <w:tcBorders>
                              <w:bottom w:val="single" w:sz="4" w:space="0" w:color="00000A"/>
                            </w:tcBorders>
                            <w:shd w:val="clear" w:color="auto" w:fill="auto"/>
                            <w:vAlign w:val="bottom"/>
                          </w:tcPr>
                          <w:p w14:paraId="7B07743B"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6802FEB5" w14:textId="77777777" w:rsidR="002C44A7" w:rsidRDefault="0049130D">
                            <w:r>
                              <w:rPr>
                                <w:rFonts w:eastAsia="Times New Roman" w:cs="Calibri"/>
                                <w:color w:val="000000"/>
                              </w:rPr>
                              <w:t> </w:t>
                            </w:r>
                          </w:p>
                        </w:tc>
                        <w:tc>
                          <w:tcPr>
                            <w:tcW w:w="460" w:type="dxa"/>
                            <w:tcBorders>
                              <w:bottom w:val="single" w:sz="4" w:space="0" w:color="00000A"/>
                            </w:tcBorders>
                            <w:shd w:val="clear" w:color="auto" w:fill="auto"/>
                            <w:vAlign w:val="bottom"/>
                          </w:tcPr>
                          <w:p w14:paraId="55F24895" w14:textId="77777777" w:rsidR="002C44A7" w:rsidRDefault="0049130D">
                            <w:r>
                              <w:rPr>
                                <w:rFonts w:eastAsia="Times New Roman" w:cs="Calibri"/>
                                <w:color w:val="000000"/>
                              </w:rPr>
                              <w:t> </w:t>
                            </w:r>
                          </w:p>
                        </w:tc>
                        <w:tc>
                          <w:tcPr>
                            <w:tcW w:w="763" w:type="dxa"/>
                            <w:tcBorders>
                              <w:bottom w:val="single" w:sz="4" w:space="0" w:color="00000A"/>
                            </w:tcBorders>
                            <w:shd w:val="clear" w:color="auto" w:fill="auto"/>
                            <w:vAlign w:val="bottom"/>
                          </w:tcPr>
                          <w:p w14:paraId="4AD76C5F" w14:textId="77777777" w:rsidR="002C44A7" w:rsidRDefault="0049130D">
                            <w:r>
                              <w:rPr>
                                <w:rFonts w:eastAsia="Times New Roman" w:cs="Calibri"/>
                                <w:color w:val="000000"/>
                              </w:rPr>
                              <w:t> </w:t>
                            </w:r>
                          </w:p>
                        </w:tc>
                        <w:tc>
                          <w:tcPr>
                            <w:tcW w:w="271" w:type="dxa"/>
                            <w:tcBorders>
                              <w:bottom w:val="single" w:sz="4" w:space="0" w:color="00000A"/>
                            </w:tcBorders>
                            <w:shd w:val="clear" w:color="auto" w:fill="auto"/>
                            <w:vAlign w:val="bottom"/>
                          </w:tcPr>
                          <w:p w14:paraId="45655619" w14:textId="77777777" w:rsidR="002C44A7" w:rsidRDefault="0049130D">
                            <w:r>
                              <w:rPr>
                                <w:rFonts w:eastAsia="Times New Roman" w:cs="Calibri"/>
                                <w:color w:val="000000"/>
                              </w:rPr>
                              <w:t> </w:t>
                            </w:r>
                          </w:p>
                        </w:tc>
                      </w:tr>
                      <w:tr w:rsidR="002C44A7" w14:paraId="7BC85BA5" w14:textId="77777777">
                        <w:trPr>
                          <w:trHeight w:val="253"/>
                        </w:trPr>
                        <w:tc>
                          <w:tcPr>
                            <w:tcW w:w="4133" w:type="dxa"/>
                            <w:gridSpan w:val="6"/>
                            <w:shd w:val="clear" w:color="auto" w:fill="auto"/>
                            <w:vAlign w:val="bottom"/>
                          </w:tcPr>
                          <w:p w14:paraId="5D155612" w14:textId="77777777" w:rsidR="002C44A7" w:rsidRDefault="002C44A7">
                            <w:pPr>
                              <w:rPr>
                                <w:rFonts w:ascii="Calibri" w:eastAsia="Times New Roman" w:hAnsi="Calibri" w:cs="Calibri"/>
                                <w:color w:val="000000"/>
                              </w:rPr>
                            </w:pPr>
                          </w:p>
                          <w:p w14:paraId="1693D180" w14:textId="77777777" w:rsidR="002C44A7" w:rsidRDefault="002C44A7">
                            <w:pPr>
                              <w:rPr>
                                <w:rFonts w:ascii="Calibri" w:eastAsia="Times New Roman" w:hAnsi="Calibri" w:cs="Calibri"/>
                                <w:color w:val="000000"/>
                              </w:rPr>
                            </w:pPr>
                          </w:p>
                        </w:tc>
                        <w:tc>
                          <w:tcPr>
                            <w:tcW w:w="270" w:type="dxa"/>
                            <w:shd w:val="clear" w:color="auto" w:fill="auto"/>
                            <w:vAlign w:val="bottom"/>
                          </w:tcPr>
                          <w:p w14:paraId="3FD8D0A0" w14:textId="77777777" w:rsidR="002C44A7" w:rsidRDefault="002C44A7">
                            <w:pPr>
                              <w:rPr>
                                <w:rFonts w:ascii="Calibri" w:eastAsia="Times New Roman" w:hAnsi="Calibri" w:cs="Calibri"/>
                                <w:color w:val="000000"/>
                              </w:rPr>
                            </w:pPr>
                          </w:p>
                        </w:tc>
                      </w:tr>
                    </w:tbl>
                    <w:p w14:paraId="5070BAC2" w14:textId="77777777" w:rsidR="003747EB" w:rsidRDefault="003747EB"/>
                  </w:txbxContent>
                </v:textbox>
                <w10:wrap type="square" anchorx="page" anchory="page"/>
              </v:shape>
            </w:pict>
          </mc:Fallback>
        </mc:AlternateContent>
      </w:r>
    </w:p>
    <w:p w14:paraId="2A0E0E59" w14:textId="77777777" w:rsidR="002C44A7" w:rsidRDefault="0049130D">
      <w:pPr>
        <w:rPr>
          <w:rFonts w:ascii="Times" w:hAnsi="Times"/>
          <w:b/>
          <w:bCs/>
          <w:u w:val="single"/>
        </w:rPr>
      </w:pPr>
      <w:r>
        <w:br w:type="page"/>
      </w:r>
    </w:p>
    <w:p w14:paraId="78493B14" w14:textId="3FB13A53" w:rsidR="002C44A7" w:rsidRDefault="0049130D">
      <w:pPr>
        <w:rPr>
          <w:rFonts w:ascii="Times" w:hAnsi="Times"/>
        </w:rPr>
      </w:pPr>
      <w:r>
        <w:rPr>
          <w:rFonts w:ascii="Times" w:hAnsi="Times"/>
          <w:b/>
          <w:bCs/>
        </w:rPr>
        <w:lastRenderedPageBreak/>
        <w:t xml:space="preserve">Table 6. </w:t>
      </w:r>
      <w:r>
        <w:rPr>
          <w:rFonts w:ascii="Times" w:hAnsi="Times"/>
        </w:rPr>
        <w:t xml:space="preserve">List of outlier individuals, arranged by birth year, that did not pass filtering and quality control. Outliers listed could be hybrids or data could contain a technical artifact from sequencing and we’re identified as having a PC &gt; 0.01 and/or PC2 &lt; -0.01. </w:t>
      </w:r>
    </w:p>
    <w:p w14:paraId="2C6C6ACC" w14:textId="77777777" w:rsidR="002C44A7" w:rsidRDefault="002C44A7">
      <w:pPr>
        <w:rPr>
          <w:rFonts w:ascii="Times" w:hAnsi="Times"/>
        </w:rPr>
      </w:pPr>
    </w:p>
    <w:tbl>
      <w:tblPr>
        <w:tblStyle w:val="GridTable1Light"/>
        <w:tblW w:w="1616" w:type="dxa"/>
        <w:jc w:val="center"/>
        <w:tblLook w:val="04A0" w:firstRow="1" w:lastRow="0" w:firstColumn="1" w:lastColumn="0" w:noHBand="0" w:noVBand="1"/>
      </w:tblPr>
      <w:tblGrid>
        <w:gridCol w:w="1616"/>
      </w:tblGrid>
      <w:tr w:rsidR="002C44A7" w14:paraId="6C995C30" w14:textId="77777777" w:rsidTr="002C44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6" w:type="dxa"/>
            <w:tcBorders>
              <w:bottom w:val="single" w:sz="12" w:space="0" w:color="666666"/>
            </w:tcBorders>
            <w:shd w:val="clear" w:color="auto" w:fill="D9D9D9" w:themeFill="background1" w:themeFillShade="D9"/>
          </w:tcPr>
          <w:p w14:paraId="5649E9C0" w14:textId="77777777" w:rsidR="002C44A7" w:rsidRDefault="0049130D">
            <w:pPr>
              <w:jc w:val="center"/>
              <w:rPr>
                <w:rFonts w:ascii="Times" w:hAnsi="Times"/>
              </w:rPr>
            </w:pPr>
            <w:r>
              <w:rPr>
                <w:rFonts w:ascii="Times" w:hAnsi="Times"/>
              </w:rPr>
              <w:t>Individual ID</w:t>
            </w:r>
          </w:p>
        </w:tc>
      </w:tr>
      <w:tr w:rsidR="002C44A7" w14:paraId="121C2E12"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52729DC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Ht02-42_1995</w:t>
            </w:r>
          </w:p>
        </w:tc>
      </w:tr>
      <w:tr w:rsidR="002C44A7" w14:paraId="109D7A1A"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5E201A4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Ht02-85_1996</w:t>
            </w:r>
          </w:p>
        </w:tc>
      </w:tr>
      <w:tr w:rsidR="002C44A7" w14:paraId="3E21B304"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461FC88"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Ht02-86_1996</w:t>
            </w:r>
          </w:p>
        </w:tc>
      </w:tr>
      <w:tr w:rsidR="002C44A7" w14:paraId="2330D1DD"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DDD707A"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Ht01-51_1998</w:t>
            </w:r>
          </w:p>
        </w:tc>
      </w:tr>
      <w:tr w:rsidR="002C44A7" w14:paraId="62CF2C80"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2EFC116"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Ht03-73_1998</w:t>
            </w:r>
          </w:p>
        </w:tc>
      </w:tr>
      <w:tr w:rsidR="002C44A7" w14:paraId="16DB03B3"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0EB1D9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Ht03-76_1998</w:t>
            </w:r>
          </w:p>
        </w:tc>
      </w:tr>
      <w:tr w:rsidR="002C44A7" w14:paraId="3552DDA2"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B299555"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Ht03-77_1998</w:t>
            </w:r>
          </w:p>
        </w:tc>
      </w:tr>
      <w:tr w:rsidR="002C44A7" w14:paraId="66E1D0E3"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70D5E27" w14:textId="77777777" w:rsidR="002C44A7" w:rsidRDefault="0049130D">
            <w:pPr>
              <w:jc w:val="center"/>
              <w:rPr>
                <w:rFonts w:ascii="Times New Roman" w:hAnsi="Times New Roman" w:cs="Times New Roman"/>
              </w:rPr>
            </w:pPr>
            <w:r>
              <w:rPr>
                <w:rFonts w:ascii="Times New Roman" w:hAnsi="Times New Roman" w:cs="Times New Roman"/>
                <w:b w:val="0"/>
                <w:bCs w:val="0"/>
              </w:rPr>
              <w:t>Ht03-82_1998</w:t>
            </w:r>
          </w:p>
        </w:tc>
      </w:tr>
      <w:tr w:rsidR="002C44A7" w14:paraId="20FD54D5"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01782B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Ht04-91_2000</w:t>
            </w:r>
          </w:p>
        </w:tc>
      </w:tr>
      <w:tr w:rsidR="002C44A7" w14:paraId="382E97EA"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1AC4061"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Ht11-13_2006</w:t>
            </w:r>
          </w:p>
        </w:tc>
      </w:tr>
      <w:tr w:rsidR="002C44A7" w14:paraId="41C8B9DE"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E86BB34"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Ht20-16_2012</w:t>
            </w:r>
          </w:p>
        </w:tc>
      </w:tr>
      <w:tr w:rsidR="002C44A7" w14:paraId="32E7240C"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4C8F5CC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Ht21-31_2013</w:t>
            </w:r>
          </w:p>
        </w:tc>
      </w:tr>
      <w:tr w:rsidR="002C44A7" w14:paraId="13315E30"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85EAD75"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Ht21-39_2013</w:t>
            </w:r>
          </w:p>
        </w:tc>
      </w:tr>
      <w:tr w:rsidR="002C44A7" w14:paraId="0CDA7421"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67F7148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Ht21-40_2013</w:t>
            </w:r>
          </w:p>
        </w:tc>
      </w:tr>
      <w:tr w:rsidR="002C44A7" w14:paraId="7B8D5C1F"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3A5D29B"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Ht33-39_2016</w:t>
            </w:r>
          </w:p>
        </w:tc>
      </w:tr>
      <w:tr w:rsidR="002C44A7" w14:paraId="11425BBD"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79140CF7"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Ht41-92_2018</w:t>
            </w:r>
          </w:p>
        </w:tc>
      </w:tr>
      <w:tr w:rsidR="002C44A7" w14:paraId="02B20886"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39C62CD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Ht42-06_2018</w:t>
            </w:r>
          </w:p>
        </w:tc>
      </w:tr>
      <w:tr w:rsidR="002C44A7" w14:paraId="599AFD5C"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02FDB1CF"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Ht42-40_2018</w:t>
            </w:r>
          </w:p>
        </w:tc>
      </w:tr>
      <w:tr w:rsidR="002C44A7" w14:paraId="73BA1B21" w14:textId="77777777" w:rsidTr="002C44A7">
        <w:trPr>
          <w:jc w:val="center"/>
        </w:trPr>
        <w:tc>
          <w:tcPr>
            <w:cnfStyle w:val="001000000000" w:firstRow="0" w:lastRow="0" w:firstColumn="1" w:lastColumn="0" w:oddVBand="0" w:evenVBand="0" w:oddHBand="0" w:evenHBand="0" w:firstRowFirstColumn="0" w:firstRowLastColumn="0" w:lastRowFirstColumn="0" w:lastRowLastColumn="0"/>
            <w:tcW w:w="1616" w:type="dxa"/>
            <w:shd w:val="clear" w:color="auto" w:fill="auto"/>
          </w:tcPr>
          <w:p w14:paraId="29F694E0" w14:textId="77777777" w:rsidR="002C44A7" w:rsidRDefault="0049130D">
            <w:pPr>
              <w:jc w:val="center"/>
              <w:rPr>
                <w:rFonts w:ascii="Times New Roman" w:hAnsi="Times New Roman" w:cs="Times New Roman"/>
                <w:b w:val="0"/>
                <w:bCs w:val="0"/>
              </w:rPr>
            </w:pPr>
            <w:r>
              <w:rPr>
                <w:rFonts w:ascii="Times New Roman" w:hAnsi="Times New Roman" w:cs="Times New Roman"/>
                <w:b w:val="0"/>
                <w:bCs w:val="0"/>
              </w:rPr>
              <w:t>Ht42-22_2019</w:t>
            </w:r>
          </w:p>
        </w:tc>
      </w:tr>
    </w:tbl>
    <w:p w14:paraId="45AFC550" w14:textId="77777777" w:rsidR="002C44A7" w:rsidRDefault="002C44A7">
      <w:pPr>
        <w:rPr>
          <w:rFonts w:ascii="Times" w:hAnsi="Times"/>
        </w:rPr>
      </w:pPr>
    </w:p>
    <w:p w14:paraId="03315F83" w14:textId="77777777" w:rsidR="002C44A7" w:rsidRDefault="0049130D">
      <w:pPr>
        <w:rPr>
          <w:rFonts w:ascii="Times" w:hAnsi="Times"/>
          <w:b/>
          <w:bCs/>
        </w:rPr>
      </w:pPr>
      <w:r>
        <w:br w:type="page"/>
      </w:r>
    </w:p>
    <w:p w14:paraId="1829E914" w14:textId="77777777" w:rsidR="002C44A7" w:rsidRDefault="0049130D">
      <w:pPr>
        <w:rPr>
          <w:rFonts w:ascii="Times" w:hAnsi="Times"/>
        </w:rPr>
      </w:pPr>
      <w:r>
        <w:rPr>
          <w:rFonts w:ascii="Times" w:hAnsi="Times"/>
          <w:b/>
          <w:bCs/>
        </w:rPr>
        <w:lastRenderedPageBreak/>
        <w:t xml:space="preserve">Table 7. </w:t>
      </w:r>
      <w:r>
        <w:rPr>
          <w:rFonts w:ascii="Times" w:hAnsi="Times"/>
        </w:rPr>
        <w:t xml:space="preserve">Distribution of the total samples acquired for effective population size estimations. </w:t>
      </w:r>
    </w:p>
    <w:p w14:paraId="1ADF587F" w14:textId="77777777" w:rsidR="002C44A7" w:rsidRDefault="002C44A7">
      <w:pPr>
        <w:rPr>
          <w:rFonts w:ascii="Times" w:hAnsi="Times"/>
        </w:rPr>
      </w:pPr>
    </w:p>
    <w:tbl>
      <w:tblPr>
        <w:tblW w:w="3600"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1801"/>
        <w:gridCol w:w="1799"/>
      </w:tblGrid>
      <w:tr w:rsidR="002C44A7" w14:paraId="721C80C5" w14:textId="77777777">
        <w:trPr>
          <w:trHeight w:val="320"/>
          <w:jc w:val="center"/>
        </w:trPr>
        <w:tc>
          <w:tcPr>
            <w:tcW w:w="1800" w:type="dxa"/>
            <w:tcBorders>
              <w:top w:val="single" w:sz="4" w:space="0" w:color="00000A"/>
              <w:left w:val="single" w:sz="4" w:space="0" w:color="00000A"/>
              <w:bottom w:val="single" w:sz="4" w:space="0" w:color="00000A"/>
            </w:tcBorders>
            <w:shd w:val="clear" w:color="000000" w:fill="F2F2F2"/>
            <w:vAlign w:val="bottom"/>
          </w:tcPr>
          <w:p w14:paraId="0552BB69"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Year</w:t>
            </w:r>
          </w:p>
        </w:tc>
        <w:tc>
          <w:tcPr>
            <w:tcW w:w="1799" w:type="dxa"/>
            <w:tcBorders>
              <w:top w:val="single" w:sz="4" w:space="0" w:color="00000A"/>
              <w:bottom w:val="single" w:sz="4" w:space="0" w:color="00000A"/>
              <w:right w:val="single" w:sz="4" w:space="0" w:color="00000A"/>
            </w:tcBorders>
            <w:shd w:val="clear" w:color="000000" w:fill="F2F2F2"/>
            <w:vAlign w:val="bottom"/>
          </w:tcPr>
          <w:p w14:paraId="51EC5242"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Individuals</w:t>
            </w:r>
          </w:p>
        </w:tc>
      </w:tr>
      <w:tr w:rsidR="002C44A7" w14:paraId="6214B79F" w14:textId="77777777">
        <w:trPr>
          <w:trHeight w:val="320"/>
          <w:jc w:val="center"/>
        </w:trPr>
        <w:tc>
          <w:tcPr>
            <w:tcW w:w="1800" w:type="dxa"/>
            <w:tcBorders>
              <w:left w:val="single" w:sz="4" w:space="0" w:color="00000A"/>
              <w:bottom w:val="single" w:sz="4" w:space="0" w:color="00000A"/>
            </w:tcBorders>
            <w:shd w:val="clear" w:color="auto" w:fill="auto"/>
          </w:tcPr>
          <w:p w14:paraId="4A84FAC1" w14:textId="77777777" w:rsidR="002C44A7" w:rsidRDefault="0049130D">
            <w:pPr>
              <w:jc w:val="center"/>
              <w:rPr>
                <w:rFonts w:ascii="Times New Roman" w:eastAsia="Times New Roman" w:hAnsi="Times New Roman" w:cs="Times New Roman"/>
                <w:color w:val="000000"/>
              </w:rPr>
            </w:pPr>
            <w:r>
              <w:t>1993</w:t>
            </w:r>
          </w:p>
        </w:tc>
        <w:tc>
          <w:tcPr>
            <w:tcW w:w="1799" w:type="dxa"/>
            <w:tcBorders>
              <w:top w:val="single" w:sz="4" w:space="0" w:color="00000A"/>
              <w:bottom w:val="single" w:sz="4" w:space="0" w:color="00000A"/>
              <w:right w:val="single" w:sz="4" w:space="0" w:color="00000A"/>
            </w:tcBorders>
            <w:shd w:val="clear" w:color="auto" w:fill="auto"/>
          </w:tcPr>
          <w:p w14:paraId="6A949B3F" w14:textId="77777777" w:rsidR="002C44A7" w:rsidRDefault="0049130D">
            <w:pPr>
              <w:jc w:val="center"/>
              <w:rPr>
                <w:rFonts w:ascii="Times New Roman" w:eastAsia="Times New Roman" w:hAnsi="Times New Roman" w:cs="Times New Roman"/>
                <w:color w:val="000000"/>
              </w:rPr>
            </w:pPr>
            <w:r>
              <w:t>9</w:t>
            </w:r>
          </w:p>
        </w:tc>
      </w:tr>
      <w:tr w:rsidR="002C44A7" w14:paraId="68EC8D22" w14:textId="77777777">
        <w:trPr>
          <w:trHeight w:val="320"/>
          <w:jc w:val="center"/>
        </w:trPr>
        <w:tc>
          <w:tcPr>
            <w:tcW w:w="1800" w:type="dxa"/>
            <w:tcBorders>
              <w:left w:val="single" w:sz="4" w:space="0" w:color="00000A"/>
              <w:bottom w:val="single" w:sz="4" w:space="0" w:color="00000A"/>
            </w:tcBorders>
            <w:shd w:val="clear" w:color="auto" w:fill="auto"/>
          </w:tcPr>
          <w:p w14:paraId="4FD532A4" w14:textId="77777777" w:rsidR="002C44A7" w:rsidRDefault="0049130D">
            <w:pPr>
              <w:jc w:val="center"/>
              <w:rPr>
                <w:rFonts w:ascii="Times New Roman" w:eastAsia="Times New Roman" w:hAnsi="Times New Roman" w:cs="Times New Roman"/>
                <w:color w:val="000000"/>
              </w:rPr>
            </w:pPr>
            <w:r>
              <w:t>1995</w:t>
            </w:r>
          </w:p>
        </w:tc>
        <w:tc>
          <w:tcPr>
            <w:tcW w:w="1799" w:type="dxa"/>
            <w:tcBorders>
              <w:top w:val="single" w:sz="4" w:space="0" w:color="00000A"/>
              <w:bottom w:val="single" w:sz="4" w:space="0" w:color="00000A"/>
              <w:right w:val="single" w:sz="4" w:space="0" w:color="00000A"/>
            </w:tcBorders>
            <w:shd w:val="clear" w:color="auto" w:fill="auto"/>
          </w:tcPr>
          <w:p w14:paraId="41049C4A" w14:textId="77777777" w:rsidR="002C44A7" w:rsidRDefault="0049130D">
            <w:pPr>
              <w:jc w:val="center"/>
              <w:rPr>
                <w:rFonts w:ascii="Times New Roman" w:eastAsia="Times New Roman" w:hAnsi="Times New Roman" w:cs="Times New Roman"/>
                <w:color w:val="000000"/>
              </w:rPr>
            </w:pPr>
            <w:r>
              <w:t>74</w:t>
            </w:r>
          </w:p>
        </w:tc>
      </w:tr>
      <w:tr w:rsidR="002C44A7" w14:paraId="67B6A909" w14:textId="77777777">
        <w:trPr>
          <w:trHeight w:val="320"/>
          <w:jc w:val="center"/>
        </w:trPr>
        <w:tc>
          <w:tcPr>
            <w:tcW w:w="1800" w:type="dxa"/>
            <w:tcBorders>
              <w:left w:val="single" w:sz="4" w:space="0" w:color="00000A"/>
              <w:bottom w:val="single" w:sz="4" w:space="0" w:color="00000A"/>
            </w:tcBorders>
            <w:shd w:val="clear" w:color="auto" w:fill="auto"/>
          </w:tcPr>
          <w:p w14:paraId="55EF51C7" w14:textId="77777777" w:rsidR="002C44A7" w:rsidRDefault="0049130D">
            <w:pPr>
              <w:jc w:val="center"/>
              <w:rPr>
                <w:rFonts w:ascii="Times New Roman" w:eastAsia="Times New Roman" w:hAnsi="Times New Roman" w:cs="Times New Roman"/>
                <w:color w:val="000000"/>
              </w:rPr>
            </w:pPr>
            <w:r>
              <w:t>1996</w:t>
            </w:r>
          </w:p>
        </w:tc>
        <w:tc>
          <w:tcPr>
            <w:tcW w:w="1799" w:type="dxa"/>
            <w:tcBorders>
              <w:top w:val="single" w:sz="4" w:space="0" w:color="00000A"/>
              <w:bottom w:val="single" w:sz="4" w:space="0" w:color="00000A"/>
              <w:right w:val="single" w:sz="4" w:space="0" w:color="00000A"/>
            </w:tcBorders>
            <w:shd w:val="clear" w:color="auto" w:fill="auto"/>
          </w:tcPr>
          <w:p w14:paraId="592125DE" w14:textId="77777777" w:rsidR="002C44A7" w:rsidRDefault="0049130D">
            <w:pPr>
              <w:jc w:val="center"/>
              <w:rPr>
                <w:rFonts w:ascii="Times New Roman" w:eastAsia="Times New Roman" w:hAnsi="Times New Roman" w:cs="Times New Roman"/>
                <w:color w:val="000000"/>
              </w:rPr>
            </w:pPr>
            <w:r>
              <w:t>111</w:t>
            </w:r>
          </w:p>
        </w:tc>
      </w:tr>
      <w:tr w:rsidR="002C44A7" w14:paraId="01858630" w14:textId="77777777">
        <w:trPr>
          <w:trHeight w:val="320"/>
          <w:jc w:val="center"/>
        </w:trPr>
        <w:tc>
          <w:tcPr>
            <w:tcW w:w="1800" w:type="dxa"/>
            <w:tcBorders>
              <w:left w:val="single" w:sz="4" w:space="0" w:color="00000A"/>
              <w:bottom w:val="single" w:sz="4" w:space="0" w:color="00000A"/>
            </w:tcBorders>
            <w:shd w:val="clear" w:color="auto" w:fill="auto"/>
          </w:tcPr>
          <w:p w14:paraId="657FB3FB" w14:textId="77777777" w:rsidR="002C44A7" w:rsidRDefault="0049130D">
            <w:pPr>
              <w:jc w:val="center"/>
              <w:rPr>
                <w:rFonts w:ascii="Times New Roman" w:eastAsia="Times New Roman" w:hAnsi="Times New Roman" w:cs="Times New Roman"/>
                <w:color w:val="000000"/>
              </w:rPr>
            </w:pPr>
            <w:r>
              <w:t>1997</w:t>
            </w:r>
          </w:p>
        </w:tc>
        <w:tc>
          <w:tcPr>
            <w:tcW w:w="1799" w:type="dxa"/>
            <w:tcBorders>
              <w:top w:val="single" w:sz="4" w:space="0" w:color="00000A"/>
              <w:bottom w:val="single" w:sz="4" w:space="0" w:color="00000A"/>
              <w:right w:val="single" w:sz="4" w:space="0" w:color="00000A"/>
            </w:tcBorders>
            <w:shd w:val="clear" w:color="auto" w:fill="auto"/>
          </w:tcPr>
          <w:p w14:paraId="6F288BBB" w14:textId="77777777" w:rsidR="002C44A7" w:rsidRDefault="0049130D">
            <w:pPr>
              <w:jc w:val="center"/>
              <w:rPr>
                <w:rFonts w:ascii="Times New Roman" w:eastAsia="Times New Roman" w:hAnsi="Times New Roman" w:cs="Times New Roman"/>
                <w:color w:val="000000"/>
              </w:rPr>
            </w:pPr>
            <w:r>
              <w:t>65</w:t>
            </w:r>
          </w:p>
        </w:tc>
      </w:tr>
      <w:tr w:rsidR="002C44A7" w14:paraId="2A18058E" w14:textId="77777777">
        <w:trPr>
          <w:trHeight w:val="320"/>
          <w:jc w:val="center"/>
        </w:trPr>
        <w:tc>
          <w:tcPr>
            <w:tcW w:w="1800" w:type="dxa"/>
            <w:tcBorders>
              <w:left w:val="single" w:sz="4" w:space="0" w:color="00000A"/>
              <w:bottom w:val="single" w:sz="4" w:space="0" w:color="00000A"/>
            </w:tcBorders>
            <w:shd w:val="clear" w:color="auto" w:fill="auto"/>
          </w:tcPr>
          <w:p w14:paraId="7A799FA6" w14:textId="77777777" w:rsidR="002C44A7" w:rsidRDefault="0049130D">
            <w:pPr>
              <w:jc w:val="center"/>
              <w:rPr>
                <w:rFonts w:ascii="Times New Roman" w:eastAsia="Times New Roman" w:hAnsi="Times New Roman" w:cs="Times New Roman"/>
                <w:color w:val="000000"/>
              </w:rPr>
            </w:pPr>
            <w:r>
              <w:t>1998</w:t>
            </w:r>
          </w:p>
        </w:tc>
        <w:tc>
          <w:tcPr>
            <w:tcW w:w="1799" w:type="dxa"/>
            <w:tcBorders>
              <w:top w:val="single" w:sz="4" w:space="0" w:color="00000A"/>
              <w:bottom w:val="single" w:sz="4" w:space="0" w:color="00000A"/>
              <w:right w:val="single" w:sz="4" w:space="0" w:color="00000A"/>
            </w:tcBorders>
            <w:shd w:val="clear" w:color="auto" w:fill="auto"/>
          </w:tcPr>
          <w:p w14:paraId="26EE96B3" w14:textId="77777777" w:rsidR="002C44A7" w:rsidRDefault="0049130D">
            <w:pPr>
              <w:jc w:val="center"/>
              <w:rPr>
                <w:rFonts w:ascii="Times New Roman" w:eastAsia="Times New Roman" w:hAnsi="Times New Roman" w:cs="Times New Roman"/>
                <w:color w:val="000000"/>
              </w:rPr>
            </w:pPr>
            <w:r>
              <w:t>126</w:t>
            </w:r>
          </w:p>
        </w:tc>
      </w:tr>
      <w:tr w:rsidR="002C44A7" w14:paraId="5CA97D08"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7699D8B9" w14:textId="77777777" w:rsidR="002C44A7" w:rsidRDefault="0049130D">
            <w:pPr>
              <w:jc w:val="center"/>
              <w:rPr>
                <w:rFonts w:ascii="Times New Roman" w:eastAsia="Times New Roman" w:hAnsi="Times New Roman" w:cs="Times New Roman"/>
                <w:color w:val="000000"/>
              </w:rPr>
            </w:pPr>
            <w:r>
              <w:t>1999</w:t>
            </w:r>
          </w:p>
        </w:tc>
        <w:tc>
          <w:tcPr>
            <w:tcW w:w="1799" w:type="dxa"/>
            <w:tcBorders>
              <w:top w:val="single" w:sz="4" w:space="0" w:color="00000A"/>
              <w:bottom w:val="single" w:sz="4" w:space="0" w:color="00000A"/>
              <w:right w:val="single" w:sz="4" w:space="0" w:color="00000A"/>
            </w:tcBorders>
            <w:shd w:val="clear" w:color="auto" w:fill="auto"/>
          </w:tcPr>
          <w:p w14:paraId="071C1DA2" w14:textId="77777777" w:rsidR="002C44A7" w:rsidRDefault="0049130D">
            <w:pPr>
              <w:jc w:val="center"/>
              <w:rPr>
                <w:rFonts w:ascii="Times New Roman" w:eastAsia="Times New Roman" w:hAnsi="Times New Roman" w:cs="Times New Roman"/>
                <w:color w:val="000000"/>
              </w:rPr>
            </w:pPr>
            <w:r>
              <w:t>45</w:t>
            </w:r>
          </w:p>
        </w:tc>
      </w:tr>
      <w:tr w:rsidR="002C44A7" w14:paraId="2D481B4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D2E8A0C" w14:textId="77777777" w:rsidR="002C44A7" w:rsidRDefault="0049130D">
            <w:pPr>
              <w:jc w:val="center"/>
            </w:pPr>
            <w:r>
              <w:t>2000</w:t>
            </w:r>
          </w:p>
        </w:tc>
        <w:tc>
          <w:tcPr>
            <w:tcW w:w="1799" w:type="dxa"/>
            <w:tcBorders>
              <w:top w:val="single" w:sz="4" w:space="0" w:color="00000A"/>
              <w:bottom w:val="single" w:sz="4" w:space="0" w:color="00000A"/>
              <w:right w:val="single" w:sz="4" w:space="0" w:color="00000A"/>
            </w:tcBorders>
            <w:shd w:val="clear" w:color="auto" w:fill="auto"/>
          </w:tcPr>
          <w:p w14:paraId="2D72EF03" w14:textId="77777777" w:rsidR="002C44A7" w:rsidRDefault="0049130D">
            <w:pPr>
              <w:jc w:val="center"/>
            </w:pPr>
            <w:r>
              <w:t>5</w:t>
            </w:r>
          </w:p>
        </w:tc>
      </w:tr>
      <w:tr w:rsidR="002C44A7" w14:paraId="3E365EAD"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24B8727" w14:textId="77777777" w:rsidR="002C44A7" w:rsidRDefault="0049130D">
            <w:pPr>
              <w:jc w:val="center"/>
            </w:pPr>
            <w:r>
              <w:t>2002</w:t>
            </w:r>
          </w:p>
        </w:tc>
        <w:tc>
          <w:tcPr>
            <w:tcW w:w="1799" w:type="dxa"/>
            <w:tcBorders>
              <w:top w:val="single" w:sz="4" w:space="0" w:color="00000A"/>
              <w:bottom w:val="single" w:sz="4" w:space="0" w:color="00000A"/>
              <w:right w:val="single" w:sz="4" w:space="0" w:color="00000A"/>
            </w:tcBorders>
            <w:shd w:val="clear" w:color="auto" w:fill="auto"/>
          </w:tcPr>
          <w:p w14:paraId="668CAF85" w14:textId="77777777" w:rsidR="002C44A7" w:rsidRDefault="0049130D">
            <w:pPr>
              <w:jc w:val="center"/>
            </w:pPr>
            <w:r>
              <w:t>192</w:t>
            </w:r>
          </w:p>
        </w:tc>
      </w:tr>
      <w:tr w:rsidR="002C44A7" w14:paraId="216EFCEA"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6DAF920" w14:textId="77777777" w:rsidR="002C44A7" w:rsidRDefault="0049130D">
            <w:pPr>
              <w:jc w:val="center"/>
            </w:pPr>
            <w:r>
              <w:t>2004</w:t>
            </w:r>
          </w:p>
        </w:tc>
        <w:tc>
          <w:tcPr>
            <w:tcW w:w="1799" w:type="dxa"/>
            <w:tcBorders>
              <w:top w:val="single" w:sz="4" w:space="0" w:color="00000A"/>
              <w:bottom w:val="single" w:sz="4" w:space="0" w:color="00000A"/>
              <w:right w:val="single" w:sz="4" w:space="0" w:color="00000A"/>
            </w:tcBorders>
            <w:shd w:val="clear" w:color="auto" w:fill="auto"/>
          </w:tcPr>
          <w:p w14:paraId="59941824" w14:textId="77777777" w:rsidR="002C44A7" w:rsidRDefault="0049130D">
            <w:pPr>
              <w:jc w:val="center"/>
            </w:pPr>
            <w:r>
              <w:t>192</w:t>
            </w:r>
          </w:p>
        </w:tc>
      </w:tr>
      <w:tr w:rsidR="002C44A7" w14:paraId="3DC9B66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39E95CB3" w14:textId="77777777" w:rsidR="002C44A7" w:rsidRDefault="0049130D">
            <w:pPr>
              <w:jc w:val="center"/>
            </w:pPr>
            <w:r>
              <w:t>2006</w:t>
            </w:r>
          </w:p>
        </w:tc>
        <w:tc>
          <w:tcPr>
            <w:tcW w:w="1799" w:type="dxa"/>
            <w:tcBorders>
              <w:top w:val="single" w:sz="4" w:space="0" w:color="00000A"/>
              <w:bottom w:val="single" w:sz="4" w:space="0" w:color="00000A"/>
              <w:right w:val="single" w:sz="4" w:space="0" w:color="00000A"/>
            </w:tcBorders>
            <w:shd w:val="clear" w:color="auto" w:fill="auto"/>
          </w:tcPr>
          <w:p w14:paraId="489601A3" w14:textId="77777777" w:rsidR="002C44A7" w:rsidRDefault="0049130D">
            <w:pPr>
              <w:jc w:val="center"/>
            </w:pPr>
            <w:r>
              <w:t>189</w:t>
            </w:r>
          </w:p>
        </w:tc>
      </w:tr>
      <w:tr w:rsidR="002C44A7" w14:paraId="1ADB21B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7E67BF12" w14:textId="77777777" w:rsidR="002C44A7" w:rsidRDefault="0049130D">
            <w:pPr>
              <w:jc w:val="center"/>
            </w:pPr>
            <w:r>
              <w:t>2007</w:t>
            </w:r>
          </w:p>
        </w:tc>
        <w:tc>
          <w:tcPr>
            <w:tcW w:w="1799" w:type="dxa"/>
            <w:tcBorders>
              <w:top w:val="single" w:sz="4" w:space="0" w:color="00000A"/>
              <w:bottom w:val="single" w:sz="4" w:space="0" w:color="00000A"/>
              <w:right w:val="single" w:sz="4" w:space="0" w:color="00000A"/>
            </w:tcBorders>
            <w:shd w:val="clear" w:color="auto" w:fill="auto"/>
          </w:tcPr>
          <w:p w14:paraId="6D1A0913" w14:textId="77777777" w:rsidR="002C44A7" w:rsidRDefault="0049130D">
            <w:pPr>
              <w:jc w:val="center"/>
            </w:pPr>
            <w:r>
              <w:t>1</w:t>
            </w:r>
          </w:p>
        </w:tc>
      </w:tr>
      <w:tr w:rsidR="002C44A7" w14:paraId="2CD05DC1"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3A8BD59" w14:textId="77777777" w:rsidR="002C44A7" w:rsidRDefault="0049130D">
            <w:pPr>
              <w:jc w:val="center"/>
            </w:pPr>
            <w:r>
              <w:t>2008</w:t>
            </w:r>
          </w:p>
        </w:tc>
        <w:tc>
          <w:tcPr>
            <w:tcW w:w="1799" w:type="dxa"/>
            <w:tcBorders>
              <w:top w:val="single" w:sz="4" w:space="0" w:color="00000A"/>
              <w:bottom w:val="single" w:sz="4" w:space="0" w:color="00000A"/>
              <w:right w:val="single" w:sz="4" w:space="0" w:color="00000A"/>
            </w:tcBorders>
            <w:shd w:val="clear" w:color="auto" w:fill="auto"/>
          </w:tcPr>
          <w:p w14:paraId="5B74D9B2" w14:textId="77777777" w:rsidR="002C44A7" w:rsidRDefault="0049130D">
            <w:pPr>
              <w:jc w:val="center"/>
            </w:pPr>
            <w:r>
              <w:t>191</w:t>
            </w:r>
          </w:p>
        </w:tc>
      </w:tr>
      <w:tr w:rsidR="002C44A7" w14:paraId="5800333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50A971A8" w14:textId="77777777" w:rsidR="002C44A7" w:rsidRDefault="0049130D">
            <w:pPr>
              <w:jc w:val="center"/>
            </w:pPr>
            <w:r>
              <w:t>2009</w:t>
            </w:r>
          </w:p>
        </w:tc>
        <w:tc>
          <w:tcPr>
            <w:tcW w:w="1799" w:type="dxa"/>
            <w:tcBorders>
              <w:top w:val="single" w:sz="4" w:space="0" w:color="00000A"/>
              <w:bottom w:val="single" w:sz="4" w:space="0" w:color="00000A"/>
              <w:right w:val="single" w:sz="4" w:space="0" w:color="00000A"/>
            </w:tcBorders>
            <w:shd w:val="clear" w:color="auto" w:fill="auto"/>
          </w:tcPr>
          <w:p w14:paraId="0F7A0AE2" w14:textId="77777777" w:rsidR="002C44A7" w:rsidRDefault="0049130D">
            <w:pPr>
              <w:jc w:val="center"/>
            </w:pPr>
            <w:r>
              <w:t>183</w:t>
            </w:r>
          </w:p>
        </w:tc>
      </w:tr>
      <w:tr w:rsidR="002C44A7" w14:paraId="18F84C7B"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AB92716" w14:textId="77777777" w:rsidR="002C44A7" w:rsidRDefault="0049130D">
            <w:pPr>
              <w:jc w:val="center"/>
            </w:pPr>
            <w:r>
              <w:t>2010</w:t>
            </w:r>
          </w:p>
        </w:tc>
        <w:tc>
          <w:tcPr>
            <w:tcW w:w="1799" w:type="dxa"/>
            <w:tcBorders>
              <w:top w:val="single" w:sz="4" w:space="0" w:color="00000A"/>
              <w:bottom w:val="single" w:sz="4" w:space="0" w:color="00000A"/>
              <w:right w:val="single" w:sz="4" w:space="0" w:color="00000A"/>
            </w:tcBorders>
            <w:shd w:val="clear" w:color="auto" w:fill="auto"/>
          </w:tcPr>
          <w:p w14:paraId="4C1D3EA0" w14:textId="77777777" w:rsidR="002C44A7" w:rsidRDefault="0049130D">
            <w:pPr>
              <w:jc w:val="center"/>
            </w:pPr>
            <w:r>
              <w:t>35</w:t>
            </w:r>
          </w:p>
        </w:tc>
      </w:tr>
      <w:tr w:rsidR="002C44A7" w14:paraId="423C90ED"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089AC1AF" w14:textId="77777777" w:rsidR="002C44A7" w:rsidRDefault="0049130D">
            <w:pPr>
              <w:jc w:val="center"/>
            </w:pPr>
            <w:r>
              <w:t>2011</w:t>
            </w:r>
          </w:p>
        </w:tc>
        <w:tc>
          <w:tcPr>
            <w:tcW w:w="1799" w:type="dxa"/>
            <w:tcBorders>
              <w:top w:val="single" w:sz="4" w:space="0" w:color="00000A"/>
              <w:bottom w:val="single" w:sz="4" w:space="0" w:color="00000A"/>
              <w:right w:val="single" w:sz="4" w:space="0" w:color="00000A"/>
            </w:tcBorders>
            <w:shd w:val="clear" w:color="auto" w:fill="auto"/>
          </w:tcPr>
          <w:p w14:paraId="3405167D" w14:textId="77777777" w:rsidR="002C44A7" w:rsidRDefault="0049130D">
            <w:pPr>
              <w:jc w:val="center"/>
            </w:pPr>
            <w:r>
              <w:t>192</w:t>
            </w:r>
          </w:p>
        </w:tc>
      </w:tr>
      <w:tr w:rsidR="002C44A7" w14:paraId="6BE86590"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2890B3EF" w14:textId="77777777" w:rsidR="002C44A7" w:rsidRDefault="0049130D">
            <w:pPr>
              <w:jc w:val="center"/>
            </w:pPr>
            <w:r>
              <w:t>2012</w:t>
            </w:r>
          </w:p>
        </w:tc>
        <w:tc>
          <w:tcPr>
            <w:tcW w:w="1799" w:type="dxa"/>
            <w:tcBorders>
              <w:top w:val="single" w:sz="4" w:space="0" w:color="00000A"/>
              <w:bottom w:val="single" w:sz="4" w:space="0" w:color="00000A"/>
              <w:right w:val="single" w:sz="4" w:space="0" w:color="00000A"/>
            </w:tcBorders>
            <w:shd w:val="clear" w:color="auto" w:fill="auto"/>
          </w:tcPr>
          <w:p w14:paraId="52539783" w14:textId="77777777" w:rsidR="002C44A7" w:rsidRDefault="0049130D">
            <w:pPr>
              <w:jc w:val="center"/>
            </w:pPr>
            <w:r>
              <w:t>191</w:t>
            </w:r>
          </w:p>
        </w:tc>
      </w:tr>
      <w:tr w:rsidR="002C44A7" w14:paraId="741E24B4"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D8D3182" w14:textId="77777777" w:rsidR="002C44A7" w:rsidRDefault="0049130D">
            <w:pPr>
              <w:jc w:val="center"/>
            </w:pPr>
            <w:r>
              <w:t>2013</w:t>
            </w:r>
          </w:p>
        </w:tc>
        <w:tc>
          <w:tcPr>
            <w:tcW w:w="1799" w:type="dxa"/>
            <w:tcBorders>
              <w:top w:val="single" w:sz="4" w:space="0" w:color="00000A"/>
              <w:bottom w:val="single" w:sz="4" w:space="0" w:color="00000A"/>
              <w:right w:val="single" w:sz="4" w:space="0" w:color="00000A"/>
            </w:tcBorders>
            <w:shd w:val="clear" w:color="auto" w:fill="auto"/>
          </w:tcPr>
          <w:p w14:paraId="3CB12D28" w14:textId="77777777" w:rsidR="002C44A7" w:rsidRDefault="0049130D">
            <w:pPr>
              <w:jc w:val="center"/>
            </w:pPr>
            <w:r>
              <w:t>189</w:t>
            </w:r>
          </w:p>
        </w:tc>
      </w:tr>
      <w:tr w:rsidR="002C44A7" w14:paraId="2945580F"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4373110A" w14:textId="77777777" w:rsidR="002C44A7" w:rsidRDefault="0049130D">
            <w:pPr>
              <w:jc w:val="center"/>
            </w:pPr>
            <w:r>
              <w:t>2014</w:t>
            </w:r>
          </w:p>
        </w:tc>
        <w:tc>
          <w:tcPr>
            <w:tcW w:w="1799" w:type="dxa"/>
            <w:tcBorders>
              <w:top w:val="single" w:sz="4" w:space="0" w:color="00000A"/>
              <w:bottom w:val="single" w:sz="4" w:space="0" w:color="00000A"/>
              <w:right w:val="single" w:sz="4" w:space="0" w:color="00000A"/>
            </w:tcBorders>
            <w:shd w:val="clear" w:color="auto" w:fill="auto"/>
          </w:tcPr>
          <w:p w14:paraId="30618C05" w14:textId="77777777" w:rsidR="002C44A7" w:rsidRDefault="0049130D">
            <w:pPr>
              <w:jc w:val="center"/>
            </w:pPr>
            <w:r>
              <w:t>217</w:t>
            </w:r>
          </w:p>
        </w:tc>
      </w:tr>
      <w:tr w:rsidR="002C44A7" w14:paraId="2B2C07CA"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645012C9" w14:textId="77777777" w:rsidR="002C44A7" w:rsidRDefault="0049130D">
            <w:pPr>
              <w:jc w:val="center"/>
            </w:pPr>
            <w:r>
              <w:t>2015</w:t>
            </w:r>
          </w:p>
        </w:tc>
        <w:tc>
          <w:tcPr>
            <w:tcW w:w="1799" w:type="dxa"/>
            <w:tcBorders>
              <w:top w:val="single" w:sz="4" w:space="0" w:color="00000A"/>
              <w:bottom w:val="single" w:sz="4" w:space="0" w:color="00000A"/>
              <w:right w:val="single" w:sz="4" w:space="0" w:color="00000A"/>
            </w:tcBorders>
            <w:shd w:val="clear" w:color="auto" w:fill="auto"/>
          </w:tcPr>
          <w:p w14:paraId="6EED92F7" w14:textId="77777777" w:rsidR="002C44A7" w:rsidRDefault="0049130D">
            <w:pPr>
              <w:jc w:val="center"/>
            </w:pPr>
            <w:r>
              <w:t>108</w:t>
            </w:r>
          </w:p>
        </w:tc>
      </w:tr>
      <w:tr w:rsidR="002C44A7" w14:paraId="28BDF28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5333A62D" w14:textId="77777777" w:rsidR="002C44A7" w:rsidRDefault="0049130D">
            <w:pPr>
              <w:jc w:val="center"/>
            </w:pPr>
            <w:r>
              <w:t>2016</w:t>
            </w:r>
          </w:p>
        </w:tc>
        <w:tc>
          <w:tcPr>
            <w:tcW w:w="1799" w:type="dxa"/>
            <w:tcBorders>
              <w:top w:val="single" w:sz="4" w:space="0" w:color="00000A"/>
              <w:bottom w:val="single" w:sz="4" w:space="0" w:color="00000A"/>
              <w:right w:val="single" w:sz="4" w:space="0" w:color="00000A"/>
            </w:tcBorders>
            <w:shd w:val="clear" w:color="auto" w:fill="auto"/>
          </w:tcPr>
          <w:p w14:paraId="7F7AE55C" w14:textId="77777777" w:rsidR="002C44A7" w:rsidRDefault="0049130D">
            <w:pPr>
              <w:jc w:val="center"/>
            </w:pPr>
            <w:r>
              <w:t>83</w:t>
            </w:r>
          </w:p>
        </w:tc>
      </w:tr>
      <w:tr w:rsidR="002C44A7" w14:paraId="29A4B4B8"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A0E2BD7" w14:textId="77777777" w:rsidR="002C44A7" w:rsidRDefault="0049130D">
            <w:pPr>
              <w:jc w:val="center"/>
            </w:pPr>
            <w:r>
              <w:t>2017</w:t>
            </w:r>
          </w:p>
        </w:tc>
        <w:tc>
          <w:tcPr>
            <w:tcW w:w="1799" w:type="dxa"/>
            <w:tcBorders>
              <w:top w:val="single" w:sz="4" w:space="0" w:color="00000A"/>
              <w:bottom w:val="single" w:sz="4" w:space="0" w:color="00000A"/>
              <w:right w:val="single" w:sz="4" w:space="0" w:color="00000A"/>
            </w:tcBorders>
            <w:shd w:val="clear" w:color="auto" w:fill="auto"/>
          </w:tcPr>
          <w:p w14:paraId="2CB4A82E" w14:textId="77777777" w:rsidR="002C44A7" w:rsidRDefault="0049130D">
            <w:pPr>
              <w:jc w:val="center"/>
            </w:pPr>
            <w:r>
              <w:t>167</w:t>
            </w:r>
          </w:p>
        </w:tc>
      </w:tr>
      <w:tr w:rsidR="002C44A7" w14:paraId="12C7B419"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2EB5BFAD" w14:textId="77777777" w:rsidR="002C44A7" w:rsidRDefault="0049130D">
            <w:pPr>
              <w:jc w:val="center"/>
            </w:pPr>
            <w:r>
              <w:t>2018</w:t>
            </w:r>
          </w:p>
        </w:tc>
        <w:tc>
          <w:tcPr>
            <w:tcW w:w="1799" w:type="dxa"/>
            <w:tcBorders>
              <w:top w:val="single" w:sz="4" w:space="0" w:color="00000A"/>
              <w:bottom w:val="single" w:sz="4" w:space="0" w:color="00000A"/>
              <w:right w:val="single" w:sz="4" w:space="0" w:color="00000A"/>
            </w:tcBorders>
            <w:shd w:val="clear" w:color="auto" w:fill="auto"/>
          </w:tcPr>
          <w:p w14:paraId="0D87189B" w14:textId="77777777" w:rsidR="002C44A7" w:rsidRDefault="0049130D">
            <w:pPr>
              <w:jc w:val="center"/>
            </w:pPr>
            <w:r>
              <w:t>167</w:t>
            </w:r>
          </w:p>
        </w:tc>
      </w:tr>
      <w:tr w:rsidR="002C44A7" w14:paraId="34335741"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1254E8FE" w14:textId="77777777" w:rsidR="002C44A7" w:rsidRDefault="0049130D">
            <w:pPr>
              <w:jc w:val="center"/>
            </w:pPr>
            <w:r>
              <w:t>2019</w:t>
            </w:r>
          </w:p>
        </w:tc>
        <w:tc>
          <w:tcPr>
            <w:tcW w:w="1799" w:type="dxa"/>
            <w:tcBorders>
              <w:top w:val="single" w:sz="4" w:space="0" w:color="00000A"/>
              <w:bottom w:val="single" w:sz="4" w:space="0" w:color="00000A"/>
              <w:right w:val="single" w:sz="4" w:space="0" w:color="00000A"/>
            </w:tcBorders>
            <w:shd w:val="clear" w:color="auto" w:fill="auto"/>
          </w:tcPr>
          <w:p w14:paraId="5E7B1DCE" w14:textId="77777777" w:rsidR="002C44A7" w:rsidRDefault="0049130D">
            <w:pPr>
              <w:jc w:val="center"/>
            </w:pPr>
            <w:r>
              <w:t>147</w:t>
            </w:r>
          </w:p>
        </w:tc>
      </w:tr>
      <w:tr w:rsidR="002C44A7" w14:paraId="59EDE660" w14:textId="77777777">
        <w:trPr>
          <w:trHeight w:val="320"/>
          <w:jc w:val="center"/>
        </w:trPr>
        <w:tc>
          <w:tcPr>
            <w:tcW w:w="1800" w:type="dxa"/>
            <w:tcBorders>
              <w:top w:val="single" w:sz="4" w:space="0" w:color="00000A"/>
              <w:left w:val="single" w:sz="4" w:space="0" w:color="00000A"/>
              <w:bottom w:val="single" w:sz="4" w:space="0" w:color="00000A"/>
            </w:tcBorders>
            <w:shd w:val="clear" w:color="auto" w:fill="auto"/>
          </w:tcPr>
          <w:p w14:paraId="30A73646" w14:textId="77777777" w:rsidR="002C44A7" w:rsidRDefault="0049130D">
            <w:pPr>
              <w:jc w:val="center"/>
            </w:pPr>
            <w:r>
              <w:t>2020</w:t>
            </w:r>
          </w:p>
        </w:tc>
        <w:tc>
          <w:tcPr>
            <w:tcW w:w="1799" w:type="dxa"/>
            <w:tcBorders>
              <w:top w:val="single" w:sz="4" w:space="0" w:color="00000A"/>
              <w:bottom w:val="single" w:sz="4" w:space="0" w:color="00000A"/>
              <w:right w:val="single" w:sz="4" w:space="0" w:color="00000A"/>
            </w:tcBorders>
            <w:shd w:val="clear" w:color="auto" w:fill="auto"/>
          </w:tcPr>
          <w:p w14:paraId="19D9F738" w14:textId="77777777" w:rsidR="002C44A7" w:rsidRDefault="0049130D">
            <w:pPr>
              <w:jc w:val="center"/>
            </w:pPr>
            <w:r>
              <w:t>66</w:t>
            </w:r>
          </w:p>
        </w:tc>
      </w:tr>
    </w:tbl>
    <w:p w14:paraId="16ABD236" w14:textId="77777777" w:rsidR="002C44A7" w:rsidRDefault="002C44A7">
      <w:pPr>
        <w:rPr>
          <w:rFonts w:ascii="Times" w:hAnsi="Times"/>
        </w:rPr>
      </w:pPr>
    </w:p>
    <w:p w14:paraId="58AC1338" w14:textId="77777777" w:rsidR="002C44A7" w:rsidRDefault="0049130D">
      <w:pPr>
        <w:rPr>
          <w:rFonts w:ascii="Times" w:hAnsi="Times"/>
        </w:rPr>
      </w:pPr>
      <w:r>
        <w:br w:type="page"/>
      </w:r>
    </w:p>
    <w:p w14:paraId="5C6A2E9F" w14:textId="77777777" w:rsidR="002C44A7" w:rsidRDefault="0049130D">
      <w:pPr>
        <w:rPr>
          <w:rFonts w:ascii="Times New Roman" w:eastAsia="Times New Roman" w:hAnsi="Times New Roman" w:cs="Times New Roman"/>
          <w:bCs/>
          <w:iCs/>
          <w:lang w:val="en"/>
        </w:rPr>
      </w:pPr>
      <w:r>
        <w:rPr>
          <w:rFonts w:ascii="Times" w:hAnsi="Times"/>
          <w:b/>
          <w:bCs/>
        </w:rPr>
        <w:lastRenderedPageBreak/>
        <w:t>Table 8</w:t>
      </w:r>
      <w:r>
        <w:rPr>
          <w:rFonts w:ascii="Times New Roman" w:eastAsia="Times New Roman" w:hAnsi="Times New Roman" w:cs="Times New Roman"/>
          <w:b/>
        </w:rPr>
        <w:t xml:space="preserve">. </w:t>
      </w:r>
      <w:r>
        <w:rPr>
          <w:rFonts w:ascii="Times New Roman" w:eastAsia="Times New Roman" w:hAnsi="Times New Roman" w:cs="Times New Roman"/>
        </w:rPr>
        <w:t xml:space="preserve">Comparison of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from our study and Finger et al. (2017) using two different estimation methods (Nei &amp; Tajima and Pollack) for wild delta smelt from 2011-2013. To provide estimates that can be directly compared, we used a critical value threshold (Pcrit) of 0.02 and reported the corresponding 95% parametric confidence intervals for birth year cohorts found in Finger et al. (2017). All alleles with a lower frequency that 0.02 were removed from analysis to produce an unbiased estimate of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lang w:val="en"/>
        </w:rPr>
        <w:t xml:space="preserve"> as replicated from the Finger et al (2017) study. Our study used 911 loci found throughout the genome and the Finger et al (2017) study used 12 microsatellites. </w:t>
      </w:r>
    </w:p>
    <w:p w14:paraId="708B7D73" w14:textId="77777777" w:rsidR="002C44A7" w:rsidRDefault="002C44A7"/>
    <w:tbl>
      <w:tblPr>
        <w:tblStyle w:val="GridTable1Light"/>
        <w:tblW w:w="9090" w:type="dxa"/>
        <w:tblInd w:w="-5" w:type="dxa"/>
        <w:tblLook w:val="04A0" w:firstRow="1" w:lastRow="0" w:firstColumn="1" w:lastColumn="0" w:noHBand="0" w:noVBand="1"/>
      </w:tblPr>
      <w:tblGrid>
        <w:gridCol w:w="1001"/>
        <w:gridCol w:w="1123"/>
        <w:gridCol w:w="1021"/>
        <w:gridCol w:w="1532"/>
        <w:gridCol w:w="1442"/>
        <w:gridCol w:w="1530"/>
        <w:gridCol w:w="1441"/>
      </w:tblGrid>
      <w:tr w:rsidR="002C44A7" w14:paraId="4D54BD80" w14:textId="77777777" w:rsidTr="002C4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dxa"/>
            <w:tcBorders>
              <w:bottom w:val="single" w:sz="12" w:space="0" w:color="666666"/>
            </w:tcBorders>
            <w:shd w:val="clear" w:color="auto" w:fill="D9D9D9" w:themeFill="background1" w:themeFillShade="D9"/>
          </w:tcPr>
          <w:p w14:paraId="3258900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Year</w:t>
            </w:r>
          </w:p>
        </w:tc>
        <w:tc>
          <w:tcPr>
            <w:tcW w:w="2144" w:type="dxa"/>
            <w:gridSpan w:val="2"/>
            <w:tcBorders>
              <w:bottom w:val="single" w:sz="12" w:space="0" w:color="666666"/>
            </w:tcBorders>
            <w:shd w:val="clear" w:color="auto" w:fill="D9D9D9" w:themeFill="background1" w:themeFillShade="D9"/>
          </w:tcPr>
          <w:p w14:paraId="0A992725"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Sample Size</w:t>
            </w:r>
          </w:p>
        </w:tc>
        <w:tc>
          <w:tcPr>
            <w:tcW w:w="2974" w:type="dxa"/>
            <w:gridSpan w:val="2"/>
            <w:tcBorders>
              <w:bottom w:val="single" w:sz="12" w:space="0" w:color="666666"/>
            </w:tcBorders>
            <w:shd w:val="clear" w:color="auto" w:fill="D9D9D9" w:themeFill="background1" w:themeFillShade="D9"/>
          </w:tcPr>
          <w:p w14:paraId="307F736F"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Pr>
                <w:rFonts w:ascii="Times New Roman" w:eastAsia="Times New Roman" w:hAnsi="Times New Roman" w:cs="Times New Roman"/>
              </w:rPr>
              <w:t>Nei</w:t>
            </w:r>
            <w:proofErr w:type="spellEnd"/>
            <w:r>
              <w:rPr>
                <w:rFonts w:ascii="Times New Roman" w:eastAsia="Times New Roman" w:hAnsi="Times New Roman" w:cs="Times New Roman"/>
              </w:rPr>
              <w:t xml:space="preserve"> &amp; Tajima</w:t>
            </w:r>
            <w:r>
              <w:rPr>
                <w:rFonts w:ascii="Times New Roman" w:eastAsia="Times New Roman" w:hAnsi="Times New Roman" w:cs="Times New Roman"/>
                <w:vertAlign w:val="superscript"/>
              </w:rPr>
              <w:t>56</w:t>
            </w:r>
            <w:r>
              <w:rPr>
                <w:rFonts w:ascii="Times New Roman" w:eastAsia="Times New Roman" w:hAnsi="Times New Roman" w:cs="Times New Roman"/>
              </w:rPr>
              <w:t xml:space="preserve"> </w:t>
            </w:r>
            <w:r>
              <w:rPr>
                <w:rFonts w:ascii="Times New Roman" w:eastAsia="Times New Roman" w:hAnsi="Times New Roman" w:cs="Times New Roman"/>
                <w:i/>
                <w:iCs/>
              </w:rPr>
              <w:t>N</w:t>
            </w:r>
            <w:r>
              <w:rPr>
                <w:rFonts w:ascii="Times New Roman" w:eastAsia="Times New Roman" w:hAnsi="Times New Roman" w:cs="Times New Roman"/>
                <w:i/>
                <w:iCs/>
                <w:vertAlign w:val="subscript"/>
              </w:rPr>
              <w:t>E</w:t>
            </w:r>
          </w:p>
        </w:tc>
        <w:tc>
          <w:tcPr>
            <w:tcW w:w="2969" w:type="dxa"/>
            <w:gridSpan w:val="2"/>
            <w:tcBorders>
              <w:bottom w:val="single" w:sz="12" w:space="0" w:color="666666"/>
            </w:tcBorders>
            <w:shd w:val="clear" w:color="auto" w:fill="D9D9D9" w:themeFill="background1" w:themeFillShade="D9"/>
          </w:tcPr>
          <w:p w14:paraId="247C3D9F" w14:textId="77777777" w:rsidR="002C44A7" w:rsidRDefault="004913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Pollack</w:t>
            </w:r>
            <w:r>
              <w:rPr>
                <w:rFonts w:ascii="Times New Roman" w:eastAsia="Times New Roman" w:hAnsi="Times New Roman" w:cs="Times New Roman"/>
                <w:vertAlign w:val="superscript"/>
              </w:rPr>
              <w:t>57</w:t>
            </w:r>
            <w:r>
              <w:rPr>
                <w:rFonts w:ascii="Times New Roman" w:eastAsia="Times New Roman" w:hAnsi="Times New Roman" w:cs="Times New Roman"/>
              </w:rPr>
              <w:t xml:space="preserve"> </w:t>
            </w:r>
            <w:r>
              <w:rPr>
                <w:rFonts w:ascii="Times New Roman" w:eastAsia="Times New Roman" w:hAnsi="Times New Roman" w:cs="Times New Roman"/>
                <w:i/>
                <w:iCs/>
              </w:rPr>
              <w:t>N</w:t>
            </w:r>
            <w:r>
              <w:rPr>
                <w:rFonts w:ascii="Times New Roman" w:eastAsia="Times New Roman" w:hAnsi="Times New Roman" w:cs="Times New Roman"/>
                <w:i/>
                <w:iCs/>
                <w:vertAlign w:val="subscript"/>
              </w:rPr>
              <w:t>E</w:t>
            </w:r>
          </w:p>
        </w:tc>
      </w:tr>
      <w:tr w:rsidR="002C44A7" w14:paraId="7E0FC3E5"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46F6AEF1" w14:textId="77777777" w:rsidR="002C44A7" w:rsidRDefault="002C44A7">
            <w:pPr>
              <w:jc w:val="center"/>
              <w:rPr>
                <w:rFonts w:ascii="Times New Roman" w:eastAsia="Times New Roman" w:hAnsi="Times New Roman" w:cs="Times New Roman"/>
              </w:rPr>
            </w:pPr>
          </w:p>
        </w:tc>
        <w:tc>
          <w:tcPr>
            <w:tcW w:w="1123" w:type="dxa"/>
            <w:shd w:val="clear" w:color="auto" w:fill="auto"/>
          </w:tcPr>
          <w:p w14:paraId="00A22C6C"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 xml:space="preserve">Finger et al. 2017 </w:t>
            </w:r>
          </w:p>
        </w:tc>
        <w:tc>
          <w:tcPr>
            <w:tcW w:w="1021" w:type="dxa"/>
            <w:shd w:val="clear" w:color="auto" w:fill="auto"/>
          </w:tcPr>
          <w:p w14:paraId="688EC8AE"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c>
          <w:tcPr>
            <w:tcW w:w="1532" w:type="dxa"/>
            <w:shd w:val="clear" w:color="auto" w:fill="auto"/>
          </w:tcPr>
          <w:p w14:paraId="48B5A3D0"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 xml:space="preserve">Finger et al. 2017 </w:t>
            </w:r>
          </w:p>
        </w:tc>
        <w:tc>
          <w:tcPr>
            <w:tcW w:w="1440" w:type="dxa"/>
            <w:shd w:val="clear" w:color="auto" w:fill="auto"/>
          </w:tcPr>
          <w:p w14:paraId="7B5A3761"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c>
          <w:tcPr>
            <w:tcW w:w="1530" w:type="dxa"/>
            <w:shd w:val="clear" w:color="auto" w:fill="auto"/>
          </w:tcPr>
          <w:p w14:paraId="4F0B75C1"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Finger et al. 2017</w:t>
            </w:r>
          </w:p>
        </w:tc>
        <w:tc>
          <w:tcPr>
            <w:tcW w:w="1441" w:type="dxa"/>
            <w:shd w:val="clear" w:color="auto" w:fill="auto"/>
          </w:tcPr>
          <w:p w14:paraId="05B14E26"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highlight w:val="white"/>
              </w:rPr>
            </w:pPr>
            <w:r>
              <w:rPr>
                <w:rFonts w:ascii="Times New Roman" w:hAnsi="Times New Roman" w:cs="Times New Roman"/>
                <w:b/>
                <w:bCs/>
                <w:sz w:val="23"/>
                <w:szCs w:val="23"/>
                <w:shd w:val="clear" w:color="auto" w:fill="FFFFFF"/>
              </w:rPr>
              <w:t>Current Study</w:t>
            </w:r>
          </w:p>
        </w:tc>
      </w:tr>
      <w:tr w:rsidR="002C44A7" w14:paraId="3CCC479C"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3DDB1BF5"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2011</w:t>
            </w:r>
          </w:p>
        </w:tc>
        <w:tc>
          <w:tcPr>
            <w:tcW w:w="1123" w:type="dxa"/>
            <w:shd w:val="clear" w:color="auto" w:fill="auto"/>
          </w:tcPr>
          <w:p w14:paraId="19CC51E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995</w:t>
            </w:r>
          </w:p>
        </w:tc>
        <w:tc>
          <w:tcPr>
            <w:tcW w:w="1021" w:type="dxa"/>
            <w:shd w:val="clear" w:color="auto" w:fill="auto"/>
          </w:tcPr>
          <w:p w14:paraId="4E6F0B32"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192</w:t>
            </w:r>
          </w:p>
        </w:tc>
        <w:tc>
          <w:tcPr>
            <w:tcW w:w="1532" w:type="dxa"/>
            <w:shd w:val="clear" w:color="auto" w:fill="auto"/>
          </w:tcPr>
          <w:p w14:paraId="150D55CF"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2,363 (775-∞)</w:t>
            </w:r>
          </w:p>
        </w:tc>
        <w:tc>
          <w:tcPr>
            <w:tcW w:w="1440" w:type="dxa"/>
            <w:shd w:val="clear" w:color="auto" w:fill="auto"/>
          </w:tcPr>
          <w:p w14:paraId="3BA1951B"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876 (190-∞)</w:t>
            </w:r>
          </w:p>
        </w:tc>
        <w:tc>
          <w:tcPr>
            <w:tcW w:w="1530" w:type="dxa"/>
            <w:shd w:val="clear" w:color="auto" w:fill="auto"/>
          </w:tcPr>
          <w:p w14:paraId="40E1FB6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2,088 (735-∞)</w:t>
            </w:r>
          </w:p>
        </w:tc>
        <w:tc>
          <w:tcPr>
            <w:tcW w:w="1441" w:type="dxa"/>
            <w:shd w:val="clear" w:color="auto" w:fill="auto"/>
          </w:tcPr>
          <w:p w14:paraId="3876B360"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630 (176-∞)</w:t>
            </w:r>
          </w:p>
        </w:tc>
      </w:tr>
      <w:tr w:rsidR="002C44A7" w14:paraId="2A217001"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03E40E6E"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2012</w:t>
            </w:r>
          </w:p>
        </w:tc>
        <w:tc>
          <w:tcPr>
            <w:tcW w:w="1123" w:type="dxa"/>
            <w:shd w:val="clear" w:color="auto" w:fill="auto"/>
          </w:tcPr>
          <w:p w14:paraId="5F0A54DF"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534</w:t>
            </w:r>
          </w:p>
        </w:tc>
        <w:tc>
          <w:tcPr>
            <w:tcW w:w="1021" w:type="dxa"/>
            <w:shd w:val="clear" w:color="auto" w:fill="auto"/>
          </w:tcPr>
          <w:p w14:paraId="2A66D0B8"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191</w:t>
            </w:r>
          </w:p>
        </w:tc>
        <w:tc>
          <w:tcPr>
            <w:tcW w:w="1532" w:type="dxa"/>
            <w:shd w:val="clear" w:color="auto" w:fill="auto"/>
          </w:tcPr>
          <w:p w14:paraId="4561F74A"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3,454 (789-∞)</w:t>
            </w:r>
          </w:p>
        </w:tc>
        <w:tc>
          <w:tcPr>
            <w:tcW w:w="1440" w:type="dxa"/>
            <w:shd w:val="clear" w:color="auto" w:fill="auto"/>
          </w:tcPr>
          <w:p w14:paraId="5A58A08E"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321 (134-∞)</w:t>
            </w:r>
          </w:p>
        </w:tc>
        <w:tc>
          <w:tcPr>
            <w:tcW w:w="1530" w:type="dxa"/>
            <w:shd w:val="clear" w:color="auto" w:fill="auto"/>
          </w:tcPr>
          <w:p w14:paraId="15145D27"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3,259 (775-∞)</w:t>
            </w:r>
          </w:p>
        </w:tc>
        <w:tc>
          <w:tcPr>
            <w:tcW w:w="1441" w:type="dxa"/>
            <w:shd w:val="clear" w:color="auto" w:fill="auto"/>
          </w:tcPr>
          <w:p w14:paraId="4946546B"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285 (129-∞)</w:t>
            </w:r>
          </w:p>
        </w:tc>
      </w:tr>
      <w:tr w:rsidR="002C44A7" w14:paraId="048AEF8C" w14:textId="77777777" w:rsidTr="002C44A7">
        <w:tc>
          <w:tcPr>
            <w:cnfStyle w:val="001000000000" w:firstRow="0" w:lastRow="0" w:firstColumn="1" w:lastColumn="0" w:oddVBand="0" w:evenVBand="0" w:oddHBand="0" w:evenHBand="0" w:firstRowFirstColumn="0" w:firstRowLastColumn="0" w:lastRowFirstColumn="0" w:lastRowLastColumn="0"/>
            <w:tcW w:w="1002" w:type="dxa"/>
            <w:shd w:val="clear" w:color="auto" w:fill="auto"/>
          </w:tcPr>
          <w:p w14:paraId="5FD295C0" w14:textId="77777777" w:rsidR="002C44A7" w:rsidRDefault="0049130D">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2013</w:t>
            </w:r>
          </w:p>
        </w:tc>
        <w:tc>
          <w:tcPr>
            <w:tcW w:w="1123" w:type="dxa"/>
            <w:shd w:val="clear" w:color="auto" w:fill="auto"/>
          </w:tcPr>
          <w:p w14:paraId="2CC7DA37"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678</w:t>
            </w:r>
          </w:p>
        </w:tc>
        <w:tc>
          <w:tcPr>
            <w:tcW w:w="1021" w:type="dxa"/>
            <w:shd w:val="clear" w:color="auto" w:fill="auto"/>
          </w:tcPr>
          <w:p w14:paraId="0A0B464D"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highlight w:val="white"/>
              </w:rPr>
            </w:pPr>
            <w:r>
              <w:rPr>
                <w:rFonts w:ascii="Times New Roman" w:hAnsi="Times New Roman" w:cs="Times New Roman"/>
                <w:sz w:val="23"/>
                <w:szCs w:val="23"/>
                <w:shd w:val="clear" w:color="auto" w:fill="FFFFFF"/>
              </w:rPr>
              <w:t>189</w:t>
            </w:r>
          </w:p>
        </w:tc>
        <w:tc>
          <w:tcPr>
            <w:tcW w:w="1532" w:type="dxa"/>
            <w:shd w:val="clear" w:color="auto" w:fill="auto"/>
          </w:tcPr>
          <w:p w14:paraId="6D94B509"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2,459 (634-∞)</w:t>
            </w:r>
          </w:p>
        </w:tc>
        <w:tc>
          <w:tcPr>
            <w:tcW w:w="1440" w:type="dxa"/>
            <w:shd w:val="clear" w:color="auto" w:fill="auto"/>
          </w:tcPr>
          <w:p w14:paraId="7CF21BE4"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183 (99-685)</w:t>
            </w:r>
          </w:p>
        </w:tc>
        <w:tc>
          <w:tcPr>
            <w:tcW w:w="1530" w:type="dxa"/>
            <w:shd w:val="clear" w:color="auto" w:fill="auto"/>
          </w:tcPr>
          <w:p w14:paraId="6F250352"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2,340 (632-∞)</w:t>
            </w:r>
          </w:p>
        </w:tc>
        <w:tc>
          <w:tcPr>
            <w:tcW w:w="1441" w:type="dxa"/>
            <w:shd w:val="clear" w:color="auto" w:fill="auto"/>
          </w:tcPr>
          <w:p w14:paraId="79FD469D" w14:textId="77777777" w:rsidR="002C44A7" w:rsidRDefault="004913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hAnsi="Times New Roman" w:cs="Times New Roman"/>
                <w:sz w:val="23"/>
                <w:szCs w:val="23"/>
                <w:shd w:val="clear" w:color="auto" w:fill="FFFFFF"/>
              </w:rPr>
              <w:t>169 (96-566)</w:t>
            </w:r>
          </w:p>
        </w:tc>
      </w:tr>
    </w:tbl>
    <w:p w14:paraId="611480BC" w14:textId="77777777" w:rsidR="002C44A7" w:rsidRDefault="0049130D">
      <w:pPr>
        <w:rPr>
          <w:rFonts w:ascii="Times New Roman" w:eastAsia="Times New Roman" w:hAnsi="Times New Roman" w:cs="Times New Roman"/>
        </w:rPr>
      </w:pPr>
      <w:r>
        <w:br w:type="page"/>
      </w:r>
    </w:p>
    <w:p w14:paraId="6A9B92F2" w14:textId="77777777" w:rsidR="002C44A7" w:rsidRDefault="0049130D">
      <w:pPr>
        <w:rPr>
          <w:rFonts w:ascii="Times New Roman" w:eastAsia="Times New Roman" w:hAnsi="Times New Roman" w:cs="Times New Roman"/>
        </w:rPr>
      </w:pPr>
      <w:r>
        <w:rPr>
          <w:rFonts w:ascii="Times" w:hAnsi="Times"/>
          <w:b/>
          <w:bCs/>
        </w:rPr>
        <w:lastRenderedPageBreak/>
        <w:t>Table 9</w:t>
      </w:r>
      <w:r>
        <w:rPr>
          <w:rFonts w:ascii="Times New Roman" w:eastAsia="Times New Roman" w:hAnsi="Times New Roman" w:cs="Times New Roman"/>
          <w:b/>
        </w:rPr>
        <w:t xml:space="preserve">. </w:t>
      </w:r>
      <w:r>
        <w:rPr>
          <w:rFonts w:ascii="Times New Roman" w:eastAsia="Times New Roman" w:hAnsi="Times New Roman" w:cs="Times New Roman"/>
        </w:rPr>
        <w:t xml:space="preserve">Number of individuals before and after filtration based on their aligned-read quality. The low and medium groups had many individuals removed after filtration, requiring us to standardize the number of aligned reads across groups. </w:t>
      </w:r>
    </w:p>
    <w:p w14:paraId="6D614845" w14:textId="77777777" w:rsidR="002C44A7" w:rsidRDefault="002C44A7">
      <w:pPr>
        <w:rPr>
          <w:rFonts w:ascii="Times New Roman" w:eastAsia="Times New Roman" w:hAnsi="Times New Roman" w:cs="Times New Roman"/>
        </w:rPr>
      </w:pPr>
    </w:p>
    <w:tbl>
      <w:tblPr>
        <w:tblW w:w="8456" w:type="dxa"/>
        <w:tblInd w:w="92"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2522"/>
        <w:gridCol w:w="2698"/>
        <w:gridCol w:w="3236"/>
      </w:tblGrid>
      <w:tr w:rsidR="002C44A7" w14:paraId="30F18869" w14:textId="77777777">
        <w:tc>
          <w:tcPr>
            <w:tcW w:w="2522" w:type="dxa"/>
            <w:tcBorders>
              <w:top w:val="single" w:sz="2" w:space="0" w:color="000001"/>
              <w:left w:val="single" w:sz="2" w:space="0" w:color="000001"/>
              <w:bottom w:val="single" w:sz="2" w:space="0" w:color="000001"/>
            </w:tcBorders>
            <w:shd w:val="clear" w:color="auto" w:fill="D9D9D9" w:themeFill="background1" w:themeFillShade="D9"/>
          </w:tcPr>
          <w:p w14:paraId="481E70A8"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Group</w:t>
            </w:r>
          </w:p>
        </w:tc>
        <w:tc>
          <w:tcPr>
            <w:tcW w:w="2698" w:type="dxa"/>
            <w:tcBorders>
              <w:top w:val="single" w:sz="2" w:space="0" w:color="000001"/>
              <w:left w:val="single" w:sz="2" w:space="0" w:color="000001"/>
              <w:bottom w:val="single" w:sz="2" w:space="0" w:color="000001"/>
            </w:tcBorders>
            <w:shd w:val="clear" w:color="auto" w:fill="D9D9D9" w:themeFill="background1" w:themeFillShade="D9"/>
          </w:tcPr>
          <w:p w14:paraId="52D4C4F5"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Number of samples before filtration</w:t>
            </w:r>
          </w:p>
        </w:tc>
        <w:tc>
          <w:tcPr>
            <w:tcW w:w="3236"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Pr>
          <w:p w14:paraId="4794C25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Number of samples after filtration</w:t>
            </w:r>
          </w:p>
        </w:tc>
      </w:tr>
      <w:tr w:rsidR="002C44A7" w14:paraId="30463110" w14:textId="77777777">
        <w:tc>
          <w:tcPr>
            <w:tcW w:w="2522" w:type="dxa"/>
            <w:tcBorders>
              <w:top w:val="single" w:sz="2" w:space="0" w:color="000001"/>
              <w:left w:val="single" w:sz="2" w:space="0" w:color="000001"/>
              <w:bottom w:val="single" w:sz="2" w:space="0" w:color="000001"/>
            </w:tcBorders>
            <w:shd w:val="clear" w:color="auto" w:fill="auto"/>
          </w:tcPr>
          <w:p w14:paraId="3D0AEC14"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Wild</w:t>
            </w:r>
          </w:p>
        </w:tc>
        <w:tc>
          <w:tcPr>
            <w:tcW w:w="2698" w:type="dxa"/>
            <w:tcBorders>
              <w:top w:val="single" w:sz="2" w:space="0" w:color="000001"/>
              <w:left w:val="single" w:sz="2" w:space="0" w:color="000001"/>
              <w:bottom w:val="single" w:sz="2" w:space="0" w:color="000001"/>
            </w:tcBorders>
            <w:shd w:val="clear" w:color="auto" w:fill="auto"/>
          </w:tcPr>
          <w:p w14:paraId="670F7D2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584027DD"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r>
      <w:tr w:rsidR="002C44A7" w14:paraId="0695569C" w14:textId="77777777">
        <w:tc>
          <w:tcPr>
            <w:tcW w:w="2522" w:type="dxa"/>
            <w:tcBorders>
              <w:top w:val="single" w:sz="2" w:space="0" w:color="000001"/>
              <w:left w:val="single" w:sz="2" w:space="0" w:color="000001"/>
              <w:bottom w:val="single" w:sz="2" w:space="0" w:color="000001"/>
            </w:tcBorders>
            <w:shd w:val="clear" w:color="auto" w:fill="auto"/>
          </w:tcPr>
          <w:p w14:paraId="0FD4FC3F"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Low DI</w:t>
            </w:r>
          </w:p>
        </w:tc>
        <w:tc>
          <w:tcPr>
            <w:tcW w:w="2698" w:type="dxa"/>
            <w:tcBorders>
              <w:top w:val="single" w:sz="2" w:space="0" w:color="000001"/>
              <w:left w:val="single" w:sz="2" w:space="0" w:color="000001"/>
              <w:bottom w:val="single" w:sz="2" w:space="0" w:color="000001"/>
            </w:tcBorders>
            <w:shd w:val="clear" w:color="auto" w:fill="auto"/>
          </w:tcPr>
          <w:p w14:paraId="78DDB0A9"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6BCF30F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19</w:t>
            </w:r>
          </w:p>
        </w:tc>
      </w:tr>
      <w:tr w:rsidR="002C44A7" w14:paraId="51F6D0E3" w14:textId="77777777">
        <w:tc>
          <w:tcPr>
            <w:tcW w:w="2522" w:type="dxa"/>
            <w:tcBorders>
              <w:top w:val="single" w:sz="2" w:space="0" w:color="000001"/>
              <w:left w:val="single" w:sz="2" w:space="0" w:color="000001"/>
              <w:bottom w:val="single" w:sz="2" w:space="0" w:color="000001"/>
            </w:tcBorders>
            <w:shd w:val="clear" w:color="auto" w:fill="auto"/>
          </w:tcPr>
          <w:p w14:paraId="2A28560C"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Medium DI</w:t>
            </w:r>
          </w:p>
        </w:tc>
        <w:tc>
          <w:tcPr>
            <w:tcW w:w="2698" w:type="dxa"/>
            <w:tcBorders>
              <w:top w:val="single" w:sz="2" w:space="0" w:color="000001"/>
              <w:left w:val="single" w:sz="2" w:space="0" w:color="000001"/>
              <w:bottom w:val="single" w:sz="2" w:space="0" w:color="000001"/>
            </w:tcBorders>
            <w:shd w:val="clear" w:color="auto" w:fill="auto"/>
          </w:tcPr>
          <w:p w14:paraId="6879C6C0"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96</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22CA9D07"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34</w:t>
            </w:r>
          </w:p>
        </w:tc>
      </w:tr>
      <w:tr w:rsidR="002C44A7" w14:paraId="28C7C487" w14:textId="77777777">
        <w:tc>
          <w:tcPr>
            <w:tcW w:w="2522" w:type="dxa"/>
            <w:tcBorders>
              <w:top w:val="single" w:sz="2" w:space="0" w:color="000001"/>
              <w:left w:val="single" w:sz="2" w:space="0" w:color="000001"/>
              <w:bottom w:val="single" w:sz="2" w:space="0" w:color="000001"/>
            </w:tcBorders>
            <w:shd w:val="clear" w:color="auto" w:fill="auto"/>
          </w:tcPr>
          <w:p w14:paraId="04B868EA"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High DI</w:t>
            </w:r>
          </w:p>
        </w:tc>
        <w:tc>
          <w:tcPr>
            <w:tcW w:w="2698" w:type="dxa"/>
            <w:tcBorders>
              <w:top w:val="single" w:sz="2" w:space="0" w:color="000001"/>
              <w:left w:val="single" w:sz="2" w:space="0" w:color="000001"/>
              <w:bottom w:val="single" w:sz="2" w:space="0" w:color="000001"/>
            </w:tcBorders>
            <w:shd w:val="clear" w:color="auto" w:fill="auto"/>
          </w:tcPr>
          <w:p w14:paraId="319D8152"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48</w:t>
            </w:r>
          </w:p>
        </w:tc>
        <w:tc>
          <w:tcPr>
            <w:tcW w:w="3236" w:type="dxa"/>
            <w:tcBorders>
              <w:top w:val="single" w:sz="2" w:space="0" w:color="000001"/>
              <w:left w:val="single" w:sz="2" w:space="0" w:color="000001"/>
              <w:bottom w:val="single" w:sz="2" w:space="0" w:color="000001"/>
              <w:right w:val="single" w:sz="2" w:space="0" w:color="000001"/>
            </w:tcBorders>
            <w:shd w:val="clear" w:color="auto" w:fill="auto"/>
          </w:tcPr>
          <w:p w14:paraId="0276F5FE" w14:textId="77777777" w:rsidR="002C44A7" w:rsidRDefault="0049130D">
            <w:pPr>
              <w:jc w:val="center"/>
              <w:rPr>
                <w:rFonts w:ascii="Times New Roman" w:eastAsia="Times New Roman" w:hAnsi="Times New Roman" w:cs="Times New Roman"/>
              </w:rPr>
            </w:pPr>
            <w:r>
              <w:rPr>
                <w:rFonts w:ascii="Times New Roman" w:eastAsia="Times New Roman" w:hAnsi="Times New Roman" w:cs="Times New Roman"/>
              </w:rPr>
              <w:t>22</w:t>
            </w:r>
          </w:p>
        </w:tc>
      </w:tr>
    </w:tbl>
    <w:p w14:paraId="12CB2BD1" w14:textId="77777777" w:rsidR="002C44A7" w:rsidRDefault="002C44A7">
      <w:pPr>
        <w:rPr>
          <w:rFonts w:ascii="Times New Roman" w:eastAsia="Times New Roman" w:hAnsi="Times New Roman" w:cs="Times New Roman"/>
        </w:rPr>
      </w:pPr>
    </w:p>
    <w:p w14:paraId="175CA0F5" w14:textId="77777777" w:rsidR="002C44A7" w:rsidRDefault="0049130D">
      <w:pPr>
        <w:rPr>
          <w:rFonts w:ascii="Times New Roman" w:eastAsia="Times New Roman" w:hAnsi="Times New Roman" w:cs="Times New Roman"/>
        </w:rPr>
      </w:pPr>
      <w:r>
        <w:br w:type="page"/>
      </w:r>
    </w:p>
    <w:p w14:paraId="57979B0A" w14:textId="77777777" w:rsidR="002C44A7" w:rsidRDefault="0049130D">
      <w:pPr>
        <w:rPr>
          <w:rFonts w:ascii="Times New Roman" w:eastAsia="Times New Roman" w:hAnsi="Times New Roman" w:cs="Times New Roman"/>
        </w:rPr>
      </w:pPr>
      <w:r>
        <w:rPr>
          <w:rFonts w:ascii="Times" w:hAnsi="Times"/>
          <w:b/>
          <w:bCs/>
        </w:rPr>
        <w:lastRenderedPageBreak/>
        <w:t>Table 10</w:t>
      </w:r>
      <w:r>
        <w:rPr>
          <w:rFonts w:ascii="Times New Roman" w:eastAsia="Times New Roman" w:hAnsi="Times New Roman" w:cs="Times New Roman"/>
          <w:b/>
        </w:rPr>
        <w:t xml:space="preserve">. </w:t>
      </w:r>
      <w:r>
        <w:rPr>
          <w:rFonts w:ascii="Times New Roman" w:eastAsia="Times New Roman" w:hAnsi="Times New Roman" w:cs="Times New Roman"/>
        </w:rPr>
        <w:t>Genotypes of individuals at the two loci on Chromosome 5 (Chr05) associated with sex. Color coded sex assignments (female in green and male in red). Female associated homozygous genotypes are colored in green, heterozygous genotypes in yellow, and male genotypes are colored in red. Diagnostic loci would perfectly correlate at least one allele with sex at a given locus. Here, neither Chr05_1885249 or Chr05_1885251 contain alleles that are only found in one sex.</w:t>
      </w:r>
    </w:p>
    <w:p w14:paraId="6E23A5C6" w14:textId="77777777" w:rsidR="002C44A7" w:rsidRDefault="002C44A7">
      <w:pPr>
        <w:rPr>
          <w:rFonts w:ascii="Times New Roman" w:eastAsia="Times New Roman" w:hAnsi="Times New Roman" w:cs="Times New Roman"/>
        </w:rPr>
      </w:pPr>
    </w:p>
    <w:tbl>
      <w:tblPr>
        <w:tblW w:w="4450" w:type="dxa"/>
        <w:jc w:val="center"/>
        <w:tblBorders>
          <w:top w:val="single" w:sz="4" w:space="0" w:color="00000A"/>
          <w:left w:val="single" w:sz="4" w:space="0" w:color="00000A"/>
          <w:right w:val="single" w:sz="4" w:space="0" w:color="00000A"/>
          <w:insideV w:val="single" w:sz="4" w:space="0" w:color="00000A"/>
        </w:tblBorders>
        <w:tblCellMar>
          <w:left w:w="103" w:type="dxa"/>
        </w:tblCellMar>
        <w:tblLook w:val="04A0" w:firstRow="1" w:lastRow="0" w:firstColumn="1" w:lastColumn="0" w:noHBand="0" w:noVBand="1"/>
      </w:tblPr>
      <w:tblGrid>
        <w:gridCol w:w="1299"/>
        <w:gridCol w:w="1575"/>
        <w:gridCol w:w="1576"/>
      </w:tblGrid>
      <w:tr w:rsidR="002C44A7" w14:paraId="69838667" w14:textId="77777777">
        <w:trPr>
          <w:trHeight w:val="242"/>
          <w:jc w:val="center"/>
        </w:trPr>
        <w:tc>
          <w:tcPr>
            <w:tcW w:w="1299" w:type="dxa"/>
            <w:vMerge w:val="restart"/>
            <w:tcBorders>
              <w:top w:val="single" w:sz="4" w:space="0" w:color="00000A"/>
              <w:left w:val="single" w:sz="4" w:space="0" w:color="00000A"/>
              <w:right w:val="single" w:sz="4" w:space="0" w:color="00000A"/>
            </w:tcBorders>
            <w:shd w:val="clear" w:color="auto" w:fill="auto"/>
            <w:vAlign w:val="bottom"/>
          </w:tcPr>
          <w:p w14:paraId="689B8048"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Sex</w:t>
            </w:r>
          </w:p>
        </w:tc>
        <w:tc>
          <w:tcPr>
            <w:tcW w:w="3151" w:type="dxa"/>
            <w:gridSpan w:val="2"/>
            <w:tcBorders>
              <w:top w:val="single" w:sz="4" w:space="0" w:color="00000A"/>
              <w:bottom w:val="single" w:sz="4" w:space="0" w:color="00000A"/>
              <w:right w:val="single" w:sz="4" w:space="0" w:color="00000A"/>
            </w:tcBorders>
            <w:shd w:val="clear" w:color="auto" w:fill="auto"/>
            <w:vAlign w:val="bottom"/>
          </w:tcPr>
          <w:p w14:paraId="309544F7"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Locus</w:t>
            </w:r>
          </w:p>
        </w:tc>
      </w:tr>
      <w:tr w:rsidR="002C44A7" w14:paraId="03F28AEB" w14:textId="77777777">
        <w:trPr>
          <w:trHeight w:val="242"/>
          <w:jc w:val="center"/>
        </w:trPr>
        <w:tc>
          <w:tcPr>
            <w:tcW w:w="1299" w:type="dxa"/>
            <w:vMerge/>
            <w:tcBorders>
              <w:left w:val="single" w:sz="4" w:space="0" w:color="00000A"/>
              <w:bottom w:val="single" w:sz="4" w:space="0" w:color="00000A"/>
              <w:right w:val="single" w:sz="4" w:space="0" w:color="00000A"/>
            </w:tcBorders>
            <w:shd w:val="clear" w:color="auto" w:fill="auto"/>
            <w:vAlign w:val="bottom"/>
          </w:tcPr>
          <w:p w14:paraId="75C812FA" w14:textId="77777777" w:rsidR="002C44A7" w:rsidRDefault="002C44A7">
            <w:pPr>
              <w:jc w:val="center"/>
              <w:rPr>
                <w:rFonts w:ascii="Calibri" w:eastAsia="Times New Roman" w:hAnsi="Calibri" w:cs="Calibri"/>
                <w:color w:val="000000"/>
                <w:sz w:val="21"/>
                <w:szCs w:val="21"/>
              </w:rPr>
            </w:pPr>
          </w:p>
        </w:tc>
        <w:tc>
          <w:tcPr>
            <w:tcW w:w="1575" w:type="dxa"/>
            <w:tcBorders>
              <w:top w:val="single" w:sz="4" w:space="0" w:color="00000A"/>
              <w:bottom w:val="single" w:sz="4" w:space="0" w:color="00000A"/>
              <w:right w:val="single" w:sz="4" w:space="0" w:color="00000A"/>
            </w:tcBorders>
            <w:shd w:val="clear" w:color="auto" w:fill="auto"/>
            <w:vAlign w:val="bottom"/>
          </w:tcPr>
          <w:p w14:paraId="178D00CD"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Chr05_1885249</w:t>
            </w:r>
          </w:p>
        </w:tc>
        <w:tc>
          <w:tcPr>
            <w:tcW w:w="1576" w:type="dxa"/>
            <w:tcBorders>
              <w:top w:val="single" w:sz="4" w:space="0" w:color="00000A"/>
              <w:bottom w:val="single" w:sz="4" w:space="0" w:color="00000A"/>
              <w:right w:val="single" w:sz="4" w:space="0" w:color="00000A"/>
            </w:tcBorders>
            <w:shd w:val="clear" w:color="auto" w:fill="auto"/>
            <w:vAlign w:val="bottom"/>
          </w:tcPr>
          <w:p w14:paraId="1764753E" w14:textId="77777777" w:rsidR="002C44A7" w:rsidRDefault="0049130D">
            <w:pPr>
              <w:jc w:val="center"/>
              <w:rPr>
                <w:rFonts w:ascii="Calibri" w:eastAsia="Times New Roman" w:hAnsi="Calibri" w:cs="Calibri"/>
                <w:color w:val="000000"/>
                <w:sz w:val="21"/>
                <w:szCs w:val="21"/>
              </w:rPr>
            </w:pPr>
            <w:r>
              <w:rPr>
                <w:rFonts w:eastAsia="Times New Roman" w:cs="Calibri"/>
                <w:color w:val="000000"/>
                <w:sz w:val="21"/>
                <w:szCs w:val="21"/>
              </w:rPr>
              <w:t>Chr05_1885251</w:t>
            </w:r>
          </w:p>
        </w:tc>
      </w:tr>
      <w:tr w:rsidR="002C44A7" w14:paraId="684CC15E"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AC8001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5B9087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68786D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4D675D4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3A3162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294C7CF"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0C1FF2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14CEE82E"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1726E4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DFD221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3126C3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7C1F9C0"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0ADF0E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BFF664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003402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796D6F9"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797412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0AC09B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2FE0F1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5ECAC03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C20FE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EA18D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2C8DCC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265246F2"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33CFCD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5BC651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77E60B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E683703"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D78774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185801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98FD843"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32499F03"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F13628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5B7B96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444F53A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4B9DD1F1"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4D66126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DCCAD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45F6B2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43F43E4"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08BD52F"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F7E1C4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40EBB9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E20AB8D"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A1C74B2"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B595A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13BCC7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56F466F0" w14:textId="77777777">
        <w:trPr>
          <w:trHeight w:val="197"/>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6623FC0"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323493F9"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61D8E9A"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3CB5DFBC"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91DD97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92D2ACA"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24CF3876"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712EA5AB"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854F31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DFF3B68"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599" w:themeFill="accent4" w:themeFillTint="66"/>
            <w:vAlign w:val="bottom"/>
          </w:tcPr>
          <w:p w14:paraId="2396F480" w14:textId="77777777" w:rsidR="002C44A7" w:rsidRDefault="0049130D">
            <w:pPr>
              <w:jc w:val="center"/>
              <w:rPr>
                <w:rFonts w:ascii="Calibri" w:eastAsia="Times New Roman" w:hAnsi="Calibri" w:cs="Calibri"/>
                <w:color w:val="9C0006"/>
                <w:sz w:val="21"/>
                <w:szCs w:val="21"/>
              </w:rPr>
            </w:pPr>
            <w:r>
              <w:rPr>
                <w:rFonts w:eastAsia="Times New Roman" w:cs="Calibri"/>
                <w:color w:val="9C5700"/>
                <w:sz w:val="21"/>
                <w:szCs w:val="21"/>
              </w:rPr>
              <w:t>GT</w:t>
            </w:r>
          </w:p>
        </w:tc>
      </w:tr>
      <w:tr w:rsidR="002C44A7" w14:paraId="4D818CC6"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59682CA"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1A2447FE"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599" w:themeFill="accent4" w:themeFillTint="66"/>
            <w:vAlign w:val="bottom"/>
          </w:tcPr>
          <w:p w14:paraId="7CEA8F1F" w14:textId="77777777" w:rsidR="002C44A7" w:rsidRDefault="0049130D">
            <w:pPr>
              <w:jc w:val="center"/>
              <w:rPr>
                <w:rFonts w:ascii="Calibri" w:eastAsia="Times New Roman" w:hAnsi="Calibri" w:cs="Calibri"/>
                <w:color w:val="9C0006"/>
                <w:sz w:val="21"/>
                <w:szCs w:val="21"/>
              </w:rPr>
            </w:pPr>
            <w:r>
              <w:rPr>
                <w:rFonts w:eastAsia="Times New Roman" w:cs="Calibri"/>
                <w:color w:val="9C5700"/>
                <w:sz w:val="21"/>
                <w:szCs w:val="21"/>
              </w:rPr>
              <w:t>GT</w:t>
            </w:r>
          </w:p>
        </w:tc>
      </w:tr>
      <w:tr w:rsidR="002C44A7" w14:paraId="77287B3A"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E02732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3F08763C"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ACB85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6115A36E"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670C64EB"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188672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8EA56E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18A4E89"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62B8AEE"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F7D896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E0C1B9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2EE1A26"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1F3B4D6"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D6D522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5F4946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CC57F5F"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36DD869"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813D4E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BDB07C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6C938A0C"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FB4323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EF67FA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18D160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78D18F50"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323D755"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108C42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859D1C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7473629" w14:textId="77777777">
        <w:trPr>
          <w:trHeight w:val="197"/>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A73EFF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female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CC9B2F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0E39E9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EAF9A2F"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1F584A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2EFF37B"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A5CA19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9CC3883"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1BADAB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8663A1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4CF250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9B577AE" w14:textId="77777777">
        <w:trPr>
          <w:trHeight w:val="18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AA0D18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69417D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A646CF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3AD8945A"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1BD254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04BF12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C704A2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100C7B52" w14:textId="77777777">
        <w:trPr>
          <w:trHeight w:val="18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1C01BA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1F1E98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897BBC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24DC37F" w14:textId="77777777">
        <w:trPr>
          <w:trHeight w:val="278"/>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9E3B61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FCD0D6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88931F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1E3E4036"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7C51838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E309CB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9F8862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FB31E19"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5320F2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7C7BA26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E1250D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866CF98"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596531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2FE611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3DE762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BA4229E"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B36BA8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2D9DE13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CD61303"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4BE51FC4"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D1010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7207BF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441D068"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000AE1CF" w14:textId="77777777">
        <w:trPr>
          <w:trHeight w:val="8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00070F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BFA16D0"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449D8B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5BCEF27"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C857E1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842310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E600C1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B426FF5" w14:textId="77777777">
        <w:trPr>
          <w:trHeight w:val="26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C2F7D5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4E93C9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2C64499"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2EA2CE6A"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1ECDE3B2"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BA4E766"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c>
          <w:tcPr>
            <w:tcW w:w="1576"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604E15AF"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GG</w:t>
            </w:r>
          </w:p>
        </w:tc>
      </w:tr>
      <w:tr w:rsidR="002C44A7" w14:paraId="58042C47"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6D58B4E"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394DFE2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01C480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542C9204" w14:textId="77777777">
        <w:trPr>
          <w:trHeight w:val="17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32383AD"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747F4A94"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25CFB96"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61C79E6A"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CEA8C34"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lastRenderedPageBreak/>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D117E2E"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03229C02"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45F701B0"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215305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1ED20D3"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1110B9B"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271B35BF"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3008A89C"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5739432F"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GA</w:t>
            </w:r>
          </w:p>
        </w:tc>
        <w:tc>
          <w:tcPr>
            <w:tcW w:w="1576" w:type="dxa"/>
            <w:tcBorders>
              <w:top w:val="single" w:sz="4" w:space="0" w:color="00000A"/>
              <w:left w:val="single" w:sz="4" w:space="0" w:color="00000A"/>
              <w:bottom w:val="single" w:sz="4" w:space="0" w:color="00000A"/>
              <w:right w:val="single" w:sz="4" w:space="0" w:color="00000A"/>
            </w:tcBorders>
            <w:shd w:val="clear" w:color="000000" w:fill="FFEB9C"/>
            <w:vAlign w:val="bottom"/>
          </w:tcPr>
          <w:p w14:paraId="4AD34C19" w14:textId="77777777" w:rsidR="002C44A7" w:rsidRDefault="0049130D">
            <w:pPr>
              <w:jc w:val="center"/>
              <w:rPr>
                <w:rFonts w:ascii="Calibri" w:eastAsia="Times New Roman" w:hAnsi="Calibri" w:cs="Calibri"/>
                <w:color w:val="9C5700"/>
                <w:sz w:val="21"/>
                <w:szCs w:val="21"/>
              </w:rPr>
            </w:pPr>
            <w:r>
              <w:rPr>
                <w:rFonts w:eastAsia="Times New Roman" w:cs="Calibri"/>
                <w:color w:val="9C5700"/>
                <w:sz w:val="21"/>
                <w:szCs w:val="21"/>
              </w:rPr>
              <w:t>GT</w:t>
            </w:r>
          </w:p>
        </w:tc>
      </w:tr>
      <w:tr w:rsidR="002C44A7" w14:paraId="7C3EB880" w14:textId="77777777">
        <w:trPr>
          <w:trHeight w:val="179"/>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9E9B1FB"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55DE2F7"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2DD9167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6405B7C5" w14:textId="77777777">
        <w:trPr>
          <w:trHeight w:val="260"/>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0D390355"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5F419F0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37ED6DC"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7E63B124" w14:textId="77777777">
        <w:trPr>
          <w:trHeight w:val="25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4A67F887"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1B62578"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13C81894"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r w:rsidR="002C44A7" w14:paraId="29BF24EB" w14:textId="77777777">
        <w:trPr>
          <w:trHeight w:val="161"/>
          <w:jc w:val="center"/>
        </w:trPr>
        <w:tc>
          <w:tcPr>
            <w:tcW w:w="1299" w:type="dxa"/>
            <w:tcBorders>
              <w:top w:val="single" w:sz="4" w:space="0" w:color="00000A"/>
              <w:left w:val="single" w:sz="4" w:space="0" w:color="00000A"/>
              <w:bottom w:val="single" w:sz="4" w:space="0" w:color="00000A"/>
              <w:right w:val="single" w:sz="4" w:space="0" w:color="00000A"/>
            </w:tcBorders>
            <w:shd w:val="clear" w:color="000000" w:fill="FFC7CE"/>
            <w:vAlign w:val="bottom"/>
          </w:tcPr>
          <w:p w14:paraId="518FA7F1" w14:textId="77777777" w:rsidR="002C44A7" w:rsidRDefault="0049130D">
            <w:pPr>
              <w:jc w:val="center"/>
              <w:rPr>
                <w:rFonts w:ascii="Calibri" w:eastAsia="Times New Roman" w:hAnsi="Calibri" w:cs="Calibri"/>
                <w:color w:val="9C0006"/>
                <w:sz w:val="21"/>
                <w:szCs w:val="21"/>
              </w:rPr>
            </w:pPr>
            <w:r>
              <w:rPr>
                <w:rFonts w:eastAsia="Times New Roman" w:cs="Calibri"/>
                <w:color w:val="9C0006"/>
                <w:sz w:val="21"/>
                <w:szCs w:val="21"/>
              </w:rPr>
              <w:t>male</w:t>
            </w:r>
          </w:p>
        </w:tc>
        <w:tc>
          <w:tcPr>
            <w:tcW w:w="1575"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0F2A97C1"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AA</w:t>
            </w:r>
          </w:p>
        </w:tc>
        <w:tc>
          <w:tcPr>
            <w:tcW w:w="1576" w:type="dxa"/>
            <w:tcBorders>
              <w:top w:val="single" w:sz="4" w:space="0" w:color="00000A"/>
              <w:left w:val="single" w:sz="4" w:space="0" w:color="00000A"/>
              <w:bottom w:val="single" w:sz="4" w:space="0" w:color="00000A"/>
              <w:right w:val="single" w:sz="4" w:space="0" w:color="00000A"/>
            </w:tcBorders>
            <w:shd w:val="clear" w:color="000000" w:fill="C6EFCE"/>
            <w:vAlign w:val="bottom"/>
          </w:tcPr>
          <w:p w14:paraId="700C7A5D" w14:textId="77777777" w:rsidR="002C44A7" w:rsidRDefault="0049130D">
            <w:pPr>
              <w:jc w:val="center"/>
              <w:rPr>
                <w:rFonts w:ascii="Calibri" w:eastAsia="Times New Roman" w:hAnsi="Calibri" w:cs="Calibri"/>
                <w:color w:val="006100"/>
                <w:sz w:val="21"/>
                <w:szCs w:val="21"/>
              </w:rPr>
            </w:pPr>
            <w:r>
              <w:rPr>
                <w:rFonts w:eastAsia="Times New Roman" w:cs="Calibri"/>
                <w:color w:val="006100"/>
                <w:sz w:val="21"/>
                <w:szCs w:val="21"/>
              </w:rPr>
              <w:t>TT</w:t>
            </w:r>
          </w:p>
        </w:tc>
      </w:tr>
    </w:tbl>
    <w:p w14:paraId="24F80AD6" w14:textId="77777777" w:rsidR="002C44A7" w:rsidRDefault="002C44A7">
      <w:pPr>
        <w:rPr>
          <w:rFonts w:ascii="Times" w:hAnsi="Times"/>
          <w:b/>
          <w:bCs/>
        </w:rPr>
      </w:pPr>
    </w:p>
    <w:p w14:paraId="5AC487CF" w14:textId="77777777" w:rsidR="002C44A7" w:rsidRDefault="0049130D">
      <w:pPr>
        <w:rPr>
          <w:rFonts w:ascii="Times" w:hAnsi="Times"/>
          <w:b/>
          <w:bCs/>
        </w:rPr>
      </w:pPr>
      <w:r>
        <w:br w:type="page"/>
      </w:r>
    </w:p>
    <w:p w14:paraId="409B08C2" w14:textId="77777777" w:rsidR="002C44A7" w:rsidRDefault="002C44A7">
      <w:pPr>
        <w:rPr>
          <w:rFonts w:ascii="Times" w:hAnsi="Times"/>
          <w:b/>
          <w:bCs/>
        </w:rPr>
      </w:pPr>
    </w:p>
    <w:p w14:paraId="16ABDE49" w14:textId="77777777" w:rsidR="002C44A7" w:rsidRDefault="0049130D">
      <w:pPr>
        <w:rPr>
          <w:rFonts w:ascii="Times" w:hAnsi="Times"/>
          <w:b/>
          <w:bCs/>
        </w:rPr>
      </w:pPr>
      <w:r>
        <w:rPr>
          <w:rFonts w:ascii="Times" w:hAnsi="Times"/>
          <w:b/>
          <w:bCs/>
        </w:rPr>
        <w:t>Table 11</w:t>
      </w:r>
      <w:r>
        <w:rPr>
          <w:rFonts w:ascii="Times New Roman" w:eastAsia="Times New Roman" w:hAnsi="Times New Roman" w:cs="Times New Roman"/>
          <w:b/>
        </w:rPr>
        <w:t xml:space="preserve">. </w:t>
      </w:r>
      <w:r>
        <w:rPr>
          <w:rFonts w:ascii="Times New Roman" w:eastAsia="Times New Roman" w:hAnsi="Times New Roman" w:cs="Times New Roman"/>
        </w:rPr>
        <w:t>Regions in the male genome assembly that contain putative Y sequences. Large segments of sequence are contained on multiple chromosomes. Indicating sex determination in delta smelt may be polygenic.</w:t>
      </w:r>
    </w:p>
    <w:p w14:paraId="5A7B47E5" w14:textId="77777777" w:rsidR="002C44A7" w:rsidRDefault="002C44A7">
      <w:pPr>
        <w:rPr>
          <w:rFonts w:ascii="Times" w:hAnsi="Times"/>
          <w:b/>
          <w:bCs/>
          <w:u w:val="single"/>
        </w:rPr>
      </w:pPr>
    </w:p>
    <w:tbl>
      <w:tblPr>
        <w:tblW w:w="4985" w:type="dxa"/>
        <w:jc w:val="center"/>
        <w:tblBorders>
          <w:top w:val="single" w:sz="4" w:space="0" w:color="00000A"/>
          <w:left w:val="single" w:sz="4" w:space="0" w:color="00000A"/>
          <w:bottom w:val="single" w:sz="4" w:space="0" w:color="00000A"/>
          <w:insideH w:val="single" w:sz="4" w:space="0" w:color="00000A"/>
        </w:tblBorders>
        <w:tblCellMar>
          <w:left w:w="103" w:type="dxa"/>
        </w:tblCellMar>
        <w:tblLook w:val="04A0" w:firstRow="1" w:lastRow="0" w:firstColumn="1" w:lastColumn="0" w:noHBand="0" w:noVBand="1"/>
      </w:tblPr>
      <w:tblGrid>
        <w:gridCol w:w="1975"/>
        <w:gridCol w:w="1820"/>
        <w:gridCol w:w="1190"/>
      </w:tblGrid>
      <w:tr w:rsidR="002C44A7" w14:paraId="0789C28E" w14:textId="77777777">
        <w:trPr>
          <w:trHeight w:val="320"/>
          <w:jc w:val="center"/>
        </w:trPr>
        <w:tc>
          <w:tcPr>
            <w:tcW w:w="1975" w:type="dxa"/>
            <w:tcBorders>
              <w:top w:val="single" w:sz="4" w:space="0" w:color="00000A"/>
              <w:left w:val="single" w:sz="4" w:space="0" w:color="00000A"/>
              <w:bottom w:val="single" w:sz="4" w:space="0" w:color="00000A"/>
            </w:tcBorders>
            <w:shd w:val="clear" w:color="000000" w:fill="F2F2F2"/>
            <w:vAlign w:val="bottom"/>
          </w:tcPr>
          <w:p w14:paraId="468210EE"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00000A"/>
              <w:bottom w:val="single" w:sz="4" w:space="0" w:color="00000A"/>
            </w:tcBorders>
            <w:shd w:val="clear" w:color="000000" w:fill="F2F2F2"/>
            <w:vAlign w:val="bottom"/>
          </w:tcPr>
          <w:p w14:paraId="06D05427"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00000A"/>
              <w:bottom w:val="single" w:sz="4" w:space="0" w:color="00000A"/>
              <w:right w:val="single" w:sz="4" w:space="0" w:color="00000A"/>
            </w:tcBorders>
            <w:shd w:val="clear" w:color="000000" w:fill="F2F2F2"/>
            <w:vAlign w:val="bottom"/>
          </w:tcPr>
          <w:p w14:paraId="01391FE8" w14:textId="77777777" w:rsidR="002C44A7" w:rsidRDefault="0049130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2C44A7" w14:paraId="6BBB419B" w14:textId="77777777">
        <w:trPr>
          <w:trHeight w:val="320"/>
          <w:jc w:val="center"/>
        </w:trPr>
        <w:tc>
          <w:tcPr>
            <w:tcW w:w="1975" w:type="dxa"/>
            <w:tcBorders>
              <w:left w:val="single" w:sz="4" w:space="0" w:color="00000A"/>
              <w:bottom w:val="single" w:sz="4" w:space="0" w:color="00000A"/>
            </w:tcBorders>
            <w:shd w:val="clear" w:color="auto" w:fill="auto"/>
          </w:tcPr>
          <w:p w14:paraId="4AF968B3"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5D327953" w14:textId="77777777" w:rsidR="002C44A7" w:rsidRDefault="0049130D">
            <w:pPr>
              <w:jc w:val="center"/>
              <w:rPr>
                <w:rFonts w:ascii="Times New Roman" w:eastAsia="Times New Roman" w:hAnsi="Times New Roman" w:cs="Times New Roman"/>
                <w:color w:val="000000"/>
              </w:rPr>
            </w:pPr>
            <w:r>
              <w:t>21021012</w:t>
            </w:r>
          </w:p>
        </w:tc>
        <w:tc>
          <w:tcPr>
            <w:tcW w:w="1190" w:type="dxa"/>
            <w:tcBorders>
              <w:top w:val="single" w:sz="4" w:space="0" w:color="00000A"/>
              <w:bottom w:val="single" w:sz="4" w:space="0" w:color="00000A"/>
              <w:right w:val="single" w:sz="4" w:space="0" w:color="00000A"/>
            </w:tcBorders>
            <w:shd w:val="clear" w:color="auto" w:fill="auto"/>
          </w:tcPr>
          <w:p w14:paraId="746542A9" w14:textId="77777777" w:rsidR="002C44A7" w:rsidRDefault="0049130D">
            <w:pPr>
              <w:jc w:val="center"/>
              <w:rPr>
                <w:rFonts w:ascii="Times New Roman" w:eastAsia="Times New Roman" w:hAnsi="Times New Roman" w:cs="Times New Roman"/>
                <w:color w:val="000000"/>
              </w:rPr>
            </w:pPr>
            <w:r>
              <w:t>21058853</w:t>
            </w:r>
          </w:p>
        </w:tc>
      </w:tr>
      <w:tr w:rsidR="002C44A7" w14:paraId="152356AA" w14:textId="77777777">
        <w:trPr>
          <w:trHeight w:val="320"/>
          <w:jc w:val="center"/>
        </w:trPr>
        <w:tc>
          <w:tcPr>
            <w:tcW w:w="1975" w:type="dxa"/>
            <w:tcBorders>
              <w:left w:val="single" w:sz="4" w:space="0" w:color="00000A"/>
              <w:bottom w:val="single" w:sz="4" w:space="0" w:color="00000A"/>
            </w:tcBorders>
            <w:shd w:val="clear" w:color="auto" w:fill="auto"/>
          </w:tcPr>
          <w:p w14:paraId="09D0CD06"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2A562072" w14:textId="77777777" w:rsidR="002C44A7" w:rsidRDefault="0049130D">
            <w:pPr>
              <w:jc w:val="center"/>
              <w:rPr>
                <w:rFonts w:ascii="Times New Roman" w:eastAsia="Times New Roman" w:hAnsi="Times New Roman" w:cs="Times New Roman"/>
                <w:color w:val="000000"/>
              </w:rPr>
            </w:pPr>
            <w:r>
              <w:t>21028673</w:t>
            </w:r>
          </w:p>
        </w:tc>
        <w:tc>
          <w:tcPr>
            <w:tcW w:w="1190" w:type="dxa"/>
            <w:tcBorders>
              <w:top w:val="single" w:sz="4" w:space="0" w:color="00000A"/>
              <w:bottom w:val="single" w:sz="4" w:space="0" w:color="00000A"/>
              <w:right w:val="single" w:sz="4" w:space="0" w:color="00000A"/>
            </w:tcBorders>
            <w:shd w:val="clear" w:color="auto" w:fill="auto"/>
          </w:tcPr>
          <w:p w14:paraId="452770E8" w14:textId="77777777" w:rsidR="002C44A7" w:rsidRDefault="0049130D">
            <w:pPr>
              <w:jc w:val="center"/>
              <w:rPr>
                <w:rFonts w:ascii="Times New Roman" w:eastAsia="Times New Roman" w:hAnsi="Times New Roman" w:cs="Times New Roman"/>
                <w:color w:val="000000"/>
              </w:rPr>
            </w:pPr>
            <w:r>
              <w:t>21060036</w:t>
            </w:r>
          </w:p>
        </w:tc>
      </w:tr>
      <w:tr w:rsidR="002C44A7" w14:paraId="45957739" w14:textId="77777777">
        <w:trPr>
          <w:trHeight w:val="320"/>
          <w:jc w:val="center"/>
        </w:trPr>
        <w:tc>
          <w:tcPr>
            <w:tcW w:w="1975" w:type="dxa"/>
            <w:tcBorders>
              <w:left w:val="single" w:sz="4" w:space="0" w:color="00000A"/>
              <w:bottom w:val="single" w:sz="4" w:space="0" w:color="00000A"/>
            </w:tcBorders>
            <w:shd w:val="clear" w:color="auto" w:fill="auto"/>
          </w:tcPr>
          <w:p w14:paraId="07C07E32"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7EB5EDBF" w14:textId="77777777" w:rsidR="002C44A7" w:rsidRDefault="0049130D">
            <w:pPr>
              <w:jc w:val="center"/>
              <w:rPr>
                <w:rFonts w:ascii="Times New Roman" w:eastAsia="Times New Roman" w:hAnsi="Times New Roman" w:cs="Times New Roman"/>
                <w:color w:val="000000"/>
              </w:rPr>
            </w:pPr>
            <w:r>
              <w:t>21032415</w:t>
            </w:r>
          </w:p>
        </w:tc>
        <w:tc>
          <w:tcPr>
            <w:tcW w:w="1190" w:type="dxa"/>
            <w:tcBorders>
              <w:top w:val="single" w:sz="4" w:space="0" w:color="00000A"/>
              <w:bottom w:val="single" w:sz="4" w:space="0" w:color="00000A"/>
              <w:right w:val="single" w:sz="4" w:space="0" w:color="00000A"/>
            </w:tcBorders>
            <w:shd w:val="clear" w:color="auto" w:fill="auto"/>
          </w:tcPr>
          <w:p w14:paraId="246EB153" w14:textId="77777777" w:rsidR="002C44A7" w:rsidRDefault="0049130D">
            <w:pPr>
              <w:jc w:val="center"/>
              <w:rPr>
                <w:rFonts w:ascii="Times New Roman" w:eastAsia="Times New Roman" w:hAnsi="Times New Roman" w:cs="Times New Roman"/>
                <w:color w:val="000000"/>
              </w:rPr>
            </w:pPr>
            <w:r>
              <w:t>21061475</w:t>
            </w:r>
          </w:p>
        </w:tc>
      </w:tr>
      <w:tr w:rsidR="002C44A7" w14:paraId="5390119C" w14:textId="77777777">
        <w:trPr>
          <w:trHeight w:val="320"/>
          <w:jc w:val="center"/>
        </w:trPr>
        <w:tc>
          <w:tcPr>
            <w:tcW w:w="1975" w:type="dxa"/>
            <w:tcBorders>
              <w:left w:val="single" w:sz="4" w:space="0" w:color="00000A"/>
              <w:bottom w:val="single" w:sz="4" w:space="0" w:color="00000A"/>
            </w:tcBorders>
            <w:shd w:val="clear" w:color="auto" w:fill="auto"/>
          </w:tcPr>
          <w:p w14:paraId="120B96C8"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61A43EA9" w14:textId="77777777" w:rsidR="002C44A7" w:rsidRDefault="0049130D">
            <w:pPr>
              <w:jc w:val="center"/>
              <w:rPr>
                <w:rFonts w:ascii="Times New Roman" w:eastAsia="Times New Roman" w:hAnsi="Times New Roman" w:cs="Times New Roman"/>
                <w:color w:val="000000"/>
              </w:rPr>
            </w:pPr>
            <w:r>
              <w:t>21041512</w:t>
            </w:r>
          </w:p>
        </w:tc>
        <w:tc>
          <w:tcPr>
            <w:tcW w:w="1190" w:type="dxa"/>
            <w:tcBorders>
              <w:top w:val="single" w:sz="4" w:space="0" w:color="00000A"/>
              <w:bottom w:val="single" w:sz="4" w:space="0" w:color="00000A"/>
              <w:right w:val="single" w:sz="4" w:space="0" w:color="00000A"/>
            </w:tcBorders>
            <w:shd w:val="clear" w:color="auto" w:fill="auto"/>
          </w:tcPr>
          <w:p w14:paraId="7504C896" w14:textId="77777777" w:rsidR="002C44A7" w:rsidRDefault="0049130D">
            <w:pPr>
              <w:jc w:val="center"/>
              <w:rPr>
                <w:rFonts w:ascii="Times New Roman" w:eastAsia="Times New Roman" w:hAnsi="Times New Roman" w:cs="Times New Roman"/>
                <w:color w:val="000000"/>
              </w:rPr>
            </w:pPr>
            <w:r>
              <w:t>21085263</w:t>
            </w:r>
          </w:p>
        </w:tc>
      </w:tr>
      <w:tr w:rsidR="002C44A7" w14:paraId="5242C017" w14:textId="77777777">
        <w:trPr>
          <w:trHeight w:val="320"/>
          <w:jc w:val="center"/>
        </w:trPr>
        <w:tc>
          <w:tcPr>
            <w:tcW w:w="1975" w:type="dxa"/>
            <w:tcBorders>
              <w:left w:val="single" w:sz="4" w:space="0" w:color="00000A"/>
              <w:bottom w:val="single" w:sz="4" w:space="0" w:color="00000A"/>
            </w:tcBorders>
            <w:shd w:val="clear" w:color="auto" w:fill="auto"/>
          </w:tcPr>
          <w:p w14:paraId="590075E5" w14:textId="77777777" w:rsidR="002C44A7" w:rsidRDefault="0049130D">
            <w:pPr>
              <w:jc w:val="center"/>
              <w:rPr>
                <w:rFonts w:ascii="Times New Roman" w:eastAsia="Times New Roman" w:hAnsi="Times New Roman" w:cs="Times New Roman"/>
                <w:color w:val="000000"/>
              </w:rPr>
            </w:pPr>
            <w:r>
              <w:t>lg09</w:t>
            </w:r>
          </w:p>
        </w:tc>
        <w:tc>
          <w:tcPr>
            <w:tcW w:w="1820" w:type="dxa"/>
            <w:tcBorders>
              <w:bottom w:val="single" w:sz="4" w:space="0" w:color="00000A"/>
            </w:tcBorders>
            <w:shd w:val="clear" w:color="auto" w:fill="auto"/>
          </w:tcPr>
          <w:p w14:paraId="01B7C56F" w14:textId="77777777" w:rsidR="002C44A7" w:rsidRDefault="0049130D">
            <w:pPr>
              <w:jc w:val="center"/>
              <w:rPr>
                <w:rFonts w:ascii="Times New Roman" w:eastAsia="Times New Roman" w:hAnsi="Times New Roman" w:cs="Times New Roman"/>
                <w:color w:val="000000"/>
              </w:rPr>
            </w:pPr>
            <w:r>
              <w:t>21050628</w:t>
            </w:r>
          </w:p>
        </w:tc>
        <w:tc>
          <w:tcPr>
            <w:tcW w:w="1190" w:type="dxa"/>
            <w:tcBorders>
              <w:top w:val="single" w:sz="4" w:space="0" w:color="00000A"/>
              <w:bottom w:val="single" w:sz="4" w:space="0" w:color="00000A"/>
              <w:right w:val="single" w:sz="4" w:space="0" w:color="00000A"/>
            </w:tcBorders>
            <w:shd w:val="clear" w:color="auto" w:fill="auto"/>
          </w:tcPr>
          <w:p w14:paraId="021DF4BE" w14:textId="77777777" w:rsidR="002C44A7" w:rsidRDefault="0049130D">
            <w:pPr>
              <w:jc w:val="center"/>
              <w:rPr>
                <w:rFonts w:ascii="Times New Roman" w:eastAsia="Times New Roman" w:hAnsi="Times New Roman" w:cs="Times New Roman"/>
                <w:color w:val="000000"/>
              </w:rPr>
            </w:pPr>
            <w:r>
              <w:t>21088126</w:t>
            </w:r>
          </w:p>
        </w:tc>
      </w:tr>
      <w:tr w:rsidR="002C44A7" w14:paraId="46CDFEEB"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5D0237E" w14:textId="77777777" w:rsidR="002C44A7" w:rsidRDefault="0049130D">
            <w:pPr>
              <w:jc w:val="center"/>
              <w:rPr>
                <w:rFonts w:ascii="Times New Roman" w:eastAsia="Times New Roman" w:hAnsi="Times New Roman" w:cs="Times New Roman"/>
                <w:color w:val="000000"/>
              </w:rPr>
            </w:pPr>
            <w:r>
              <w:t>lg09</w:t>
            </w:r>
          </w:p>
        </w:tc>
        <w:tc>
          <w:tcPr>
            <w:tcW w:w="1820" w:type="dxa"/>
            <w:tcBorders>
              <w:top w:val="single" w:sz="4" w:space="0" w:color="00000A"/>
              <w:bottom w:val="single" w:sz="4" w:space="0" w:color="00000A"/>
            </w:tcBorders>
            <w:shd w:val="clear" w:color="auto" w:fill="auto"/>
          </w:tcPr>
          <w:p w14:paraId="7CEE759B" w14:textId="77777777" w:rsidR="002C44A7" w:rsidRDefault="0049130D">
            <w:pPr>
              <w:jc w:val="center"/>
              <w:rPr>
                <w:rFonts w:ascii="Times New Roman" w:eastAsia="Times New Roman" w:hAnsi="Times New Roman" w:cs="Times New Roman"/>
                <w:color w:val="000000"/>
              </w:rPr>
            </w:pPr>
            <w:r>
              <w:t>21055337</w:t>
            </w:r>
          </w:p>
        </w:tc>
        <w:tc>
          <w:tcPr>
            <w:tcW w:w="1190" w:type="dxa"/>
            <w:tcBorders>
              <w:top w:val="single" w:sz="4" w:space="0" w:color="00000A"/>
              <w:bottom w:val="single" w:sz="4" w:space="0" w:color="00000A"/>
              <w:right w:val="single" w:sz="4" w:space="0" w:color="00000A"/>
            </w:tcBorders>
            <w:shd w:val="clear" w:color="auto" w:fill="auto"/>
          </w:tcPr>
          <w:p w14:paraId="6322BD88" w14:textId="77777777" w:rsidR="002C44A7" w:rsidRDefault="0049130D">
            <w:pPr>
              <w:jc w:val="center"/>
              <w:rPr>
                <w:rFonts w:ascii="Times New Roman" w:eastAsia="Times New Roman" w:hAnsi="Times New Roman" w:cs="Times New Roman"/>
                <w:color w:val="000000"/>
              </w:rPr>
            </w:pPr>
            <w:r>
              <w:t>21076797</w:t>
            </w:r>
          </w:p>
        </w:tc>
      </w:tr>
      <w:tr w:rsidR="002C44A7" w14:paraId="0C4C7E7F"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7B96884"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4EEB866A" w14:textId="77777777" w:rsidR="002C44A7" w:rsidRDefault="0049130D">
            <w:pPr>
              <w:jc w:val="center"/>
            </w:pPr>
            <w:r>
              <w:t>8138840</w:t>
            </w:r>
          </w:p>
        </w:tc>
        <w:tc>
          <w:tcPr>
            <w:tcW w:w="1190" w:type="dxa"/>
            <w:tcBorders>
              <w:top w:val="single" w:sz="4" w:space="0" w:color="00000A"/>
              <w:bottom w:val="single" w:sz="4" w:space="0" w:color="00000A"/>
              <w:right w:val="single" w:sz="4" w:space="0" w:color="00000A"/>
            </w:tcBorders>
            <w:shd w:val="clear" w:color="auto" w:fill="auto"/>
          </w:tcPr>
          <w:p w14:paraId="3C907104" w14:textId="77777777" w:rsidR="002C44A7" w:rsidRDefault="0049130D">
            <w:pPr>
              <w:jc w:val="center"/>
            </w:pPr>
            <w:r>
              <w:t>8173464</w:t>
            </w:r>
          </w:p>
        </w:tc>
      </w:tr>
      <w:tr w:rsidR="002C44A7" w14:paraId="0A35E7F2"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D9D9205"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50F7B962" w14:textId="77777777" w:rsidR="002C44A7" w:rsidRDefault="0049130D">
            <w:pPr>
              <w:jc w:val="center"/>
            </w:pPr>
            <w:r>
              <w:t>8150980</w:t>
            </w:r>
          </w:p>
        </w:tc>
        <w:tc>
          <w:tcPr>
            <w:tcW w:w="1190" w:type="dxa"/>
            <w:tcBorders>
              <w:top w:val="single" w:sz="4" w:space="0" w:color="00000A"/>
              <w:bottom w:val="single" w:sz="4" w:space="0" w:color="00000A"/>
              <w:right w:val="single" w:sz="4" w:space="0" w:color="00000A"/>
            </w:tcBorders>
            <w:shd w:val="clear" w:color="auto" w:fill="auto"/>
          </w:tcPr>
          <w:p w14:paraId="4A8FD046" w14:textId="77777777" w:rsidR="002C44A7" w:rsidRDefault="0049130D">
            <w:pPr>
              <w:jc w:val="center"/>
            </w:pPr>
            <w:r>
              <w:t>8182769</w:t>
            </w:r>
          </w:p>
        </w:tc>
      </w:tr>
      <w:tr w:rsidR="002C44A7" w14:paraId="652A736C"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10FF293" w14:textId="77777777" w:rsidR="002C44A7" w:rsidRDefault="0049130D">
            <w:pPr>
              <w:jc w:val="center"/>
            </w:pPr>
            <w:r>
              <w:t>lg17</w:t>
            </w:r>
          </w:p>
        </w:tc>
        <w:tc>
          <w:tcPr>
            <w:tcW w:w="1820" w:type="dxa"/>
            <w:tcBorders>
              <w:top w:val="single" w:sz="4" w:space="0" w:color="00000A"/>
              <w:bottom w:val="single" w:sz="4" w:space="0" w:color="00000A"/>
            </w:tcBorders>
            <w:shd w:val="clear" w:color="auto" w:fill="auto"/>
          </w:tcPr>
          <w:p w14:paraId="6BD9CC10" w14:textId="77777777" w:rsidR="002C44A7" w:rsidRDefault="0049130D">
            <w:pPr>
              <w:jc w:val="center"/>
            </w:pPr>
            <w:r>
              <w:t>8160327</w:t>
            </w:r>
          </w:p>
        </w:tc>
        <w:tc>
          <w:tcPr>
            <w:tcW w:w="1190" w:type="dxa"/>
            <w:tcBorders>
              <w:top w:val="single" w:sz="4" w:space="0" w:color="00000A"/>
              <w:bottom w:val="single" w:sz="4" w:space="0" w:color="00000A"/>
              <w:right w:val="single" w:sz="4" w:space="0" w:color="00000A"/>
            </w:tcBorders>
            <w:shd w:val="clear" w:color="auto" w:fill="auto"/>
          </w:tcPr>
          <w:p w14:paraId="1D7679C6" w14:textId="77777777" w:rsidR="002C44A7" w:rsidRDefault="0049130D">
            <w:pPr>
              <w:jc w:val="center"/>
            </w:pPr>
            <w:r>
              <w:t>8186257</w:t>
            </w:r>
          </w:p>
        </w:tc>
      </w:tr>
      <w:tr w:rsidR="002C44A7" w14:paraId="78F55A5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9AF5EA"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5BD8D943" w14:textId="77777777" w:rsidR="002C44A7" w:rsidRDefault="0049130D">
            <w:pPr>
              <w:jc w:val="center"/>
            </w:pPr>
            <w:r>
              <w:t>9824718</w:t>
            </w:r>
          </w:p>
        </w:tc>
        <w:tc>
          <w:tcPr>
            <w:tcW w:w="1190" w:type="dxa"/>
            <w:tcBorders>
              <w:top w:val="single" w:sz="4" w:space="0" w:color="00000A"/>
              <w:bottom w:val="single" w:sz="4" w:space="0" w:color="00000A"/>
              <w:right w:val="single" w:sz="4" w:space="0" w:color="00000A"/>
            </w:tcBorders>
            <w:shd w:val="clear" w:color="auto" w:fill="auto"/>
          </w:tcPr>
          <w:p w14:paraId="2913D594" w14:textId="77777777" w:rsidR="002C44A7" w:rsidRDefault="0049130D">
            <w:pPr>
              <w:jc w:val="center"/>
            </w:pPr>
            <w:r>
              <w:t>9865735</w:t>
            </w:r>
          </w:p>
        </w:tc>
      </w:tr>
      <w:tr w:rsidR="002C44A7" w14:paraId="1B481A0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798AC8D"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37208659" w14:textId="77777777" w:rsidR="002C44A7" w:rsidRDefault="0049130D">
            <w:pPr>
              <w:jc w:val="center"/>
            </w:pPr>
            <w:r>
              <w:t>9829062</w:t>
            </w:r>
          </w:p>
        </w:tc>
        <w:tc>
          <w:tcPr>
            <w:tcW w:w="1190" w:type="dxa"/>
            <w:tcBorders>
              <w:top w:val="single" w:sz="4" w:space="0" w:color="00000A"/>
              <w:bottom w:val="single" w:sz="4" w:space="0" w:color="00000A"/>
              <w:right w:val="single" w:sz="4" w:space="0" w:color="00000A"/>
            </w:tcBorders>
            <w:shd w:val="clear" w:color="auto" w:fill="auto"/>
          </w:tcPr>
          <w:p w14:paraId="75CED82D" w14:textId="77777777" w:rsidR="002C44A7" w:rsidRDefault="0049130D">
            <w:pPr>
              <w:jc w:val="center"/>
            </w:pPr>
            <w:r>
              <w:t>9876304</w:t>
            </w:r>
          </w:p>
        </w:tc>
      </w:tr>
      <w:tr w:rsidR="002C44A7" w14:paraId="6D93ABA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381A6251"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673AA1FA" w14:textId="77777777" w:rsidR="002C44A7" w:rsidRDefault="0049130D">
            <w:pPr>
              <w:jc w:val="center"/>
            </w:pPr>
            <w:r>
              <w:t>9829267</w:t>
            </w:r>
          </w:p>
        </w:tc>
        <w:tc>
          <w:tcPr>
            <w:tcW w:w="1190" w:type="dxa"/>
            <w:tcBorders>
              <w:top w:val="single" w:sz="4" w:space="0" w:color="00000A"/>
              <w:bottom w:val="single" w:sz="4" w:space="0" w:color="00000A"/>
              <w:right w:val="single" w:sz="4" w:space="0" w:color="00000A"/>
            </w:tcBorders>
            <w:shd w:val="clear" w:color="auto" w:fill="auto"/>
          </w:tcPr>
          <w:p w14:paraId="4F64EAE1" w14:textId="77777777" w:rsidR="002C44A7" w:rsidRDefault="0049130D">
            <w:pPr>
              <w:jc w:val="center"/>
            </w:pPr>
            <w:r>
              <w:t>9852703</w:t>
            </w:r>
          </w:p>
        </w:tc>
      </w:tr>
      <w:tr w:rsidR="002C44A7" w14:paraId="50A4CDD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52C1CEC"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185E770F" w14:textId="77777777" w:rsidR="002C44A7" w:rsidRDefault="0049130D">
            <w:pPr>
              <w:jc w:val="center"/>
            </w:pPr>
            <w:r>
              <w:t>9830489</w:t>
            </w:r>
          </w:p>
        </w:tc>
        <w:tc>
          <w:tcPr>
            <w:tcW w:w="1190" w:type="dxa"/>
            <w:tcBorders>
              <w:top w:val="single" w:sz="4" w:space="0" w:color="00000A"/>
              <w:bottom w:val="single" w:sz="4" w:space="0" w:color="00000A"/>
              <w:right w:val="single" w:sz="4" w:space="0" w:color="00000A"/>
            </w:tcBorders>
            <w:shd w:val="clear" w:color="auto" w:fill="auto"/>
          </w:tcPr>
          <w:p w14:paraId="7B0A2E72" w14:textId="77777777" w:rsidR="002C44A7" w:rsidRDefault="0049130D">
            <w:pPr>
              <w:jc w:val="center"/>
            </w:pPr>
            <w:r>
              <w:t>9861772</w:t>
            </w:r>
          </w:p>
        </w:tc>
      </w:tr>
      <w:tr w:rsidR="002C44A7" w14:paraId="21B0A9F7"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D7A7A44"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3EB15A85" w14:textId="77777777" w:rsidR="002C44A7" w:rsidRDefault="0049130D">
            <w:pPr>
              <w:jc w:val="center"/>
            </w:pPr>
            <w:r>
              <w:t>9830548</w:t>
            </w:r>
          </w:p>
        </w:tc>
        <w:tc>
          <w:tcPr>
            <w:tcW w:w="1190" w:type="dxa"/>
            <w:tcBorders>
              <w:top w:val="single" w:sz="4" w:space="0" w:color="00000A"/>
              <w:bottom w:val="single" w:sz="4" w:space="0" w:color="00000A"/>
              <w:right w:val="single" w:sz="4" w:space="0" w:color="00000A"/>
            </w:tcBorders>
            <w:shd w:val="clear" w:color="auto" w:fill="auto"/>
          </w:tcPr>
          <w:p w14:paraId="34EA75A9" w14:textId="77777777" w:rsidR="002C44A7" w:rsidRDefault="0049130D">
            <w:pPr>
              <w:jc w:val="center"/>
            </w:pPr>
            <w:r>
              <w:t>9877539</w:t>
            </w:r>
          </w:p>
        </w:tc>
      </w:tr>
      <w:tr w:rsidR="002C44A7" w14:paraId="435CBDA6"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1752CD8" w14:textId="77777777" w:rsidR="002C44A7" w:rsidRDefault="0049130D">
            <w:pPr>
              <w:jc w:val="center"/>
            </w:pPr>
            <w:r>
              <w:t>lg21</w:t>
            </w:r>
          </w:p>
        </w:tc>
        <w:tc>
          <w:tcPr>
            <w:tcW w:w="1820" w:type="dxa"/>
            <w:tcBorders>
              <w:top w:val="single" w:sz="4" w:space="0" w:color="00000A"/>
              <w:bottom w:val="single" w:sz="4" w:space="0" w:color="00000A"/>
            </w:tcBorders>
            <w:shd w:val="clear" w:color="auto" w:fill="auto"/>
          </w:tcPr>
          <w:p w14:paraId="57461237" w14:textId="77777777" w:rsidR="002C44A7" w:rsidRDefault="0049130D">
            <w:pPr>
              <w:jc w:val="center"/>
            </w:pPr>
            <w:r>
              <w:t>9835162</w:t>
            </w:r>
          </w:p>
        </w:tc>
        <w:tc>
          <w:tcPr>
            <w:tcW w:w="1190" w:type="dxa"/>
            <w:tcBorders>
              <w:top w:val="single" w:sz="4" w:space="0" w:color="00000A"/>
              <w:bottom w:val="single" w:sz="4" w:space="0" w:color="00000A"/>
              <w:right w:val="single" w:sz="4" w:space="0" w:color="00000A"/>
            </w:tcBorders>
            <w:shd w:val="clear" w:color="auto" w:fill="auto"/>
          </w:tcPr>
          <w:p w14:paraId="3635A737" w14:textId="77777777" w:rsidR="002C44A7" w:rsidRDefault="0049130D">
            <w:pPr>
              <w:jc w:val="center"/>
            </w:pPr>
            <w:r>
              <w:t>9870510</w:t>
            </w:r>
          </w:p>
        </w:tc>
      </w:tr>
      <w:tr w:rsidR="002C44A7" w14:paraId="1B57CDC3"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7E46CE2" w14:textId="77777777" w:rsidR="002C44A7" w:rsidRDefault="0049130D">
            <w:pPr>
              <w:jc w:val="center"/>
            </w:pPr>
            <w:r>
              <w:t>lg23</w:t>
            </w:r>
          </w:p>
        </w:tc>
        <w:tc>
          <w:tcPr>
            <w:tcW w:w="1820" w:type="dxa"/>
            <w:tcBorders>
              <w:top w:val="single" w:sz="4" w:space="0" w:color="00000A"/>
              <w:bottom w:val="single" w:sz="4" w:space="0" w:color="00000A"/>
            </w:tcBorders>
            <w:shd w:val="clear" w:color="auto" w:fill="auto"/>
          </w:tcPr>
          <w:p w14:paraId="7132034C" w14:textId="77777777" w:rsidR="002C44A7" w:rsidRDefault="0049130D">
            <w:pPr>
              <w:jc w:val="center"/>
            </w:pPr>
            <w:r>
              <w:t>10574145</w:t>
            </w:r>
          </w:p>
        </w:tc>
        <w:tc>
          <w:tcPr>
            <w:tcW w:w="1190" w:type="dxa"/>
            <w:tcBorders>
              <w:top w:val="single" w:sz="4" w:space="0" w:color="00000A"/>
              <w:bottom w:val="single" w:sz="4" w:space="0" w:color="00000A"/>
              <w:right w:val="single" w:sz="4" w:space="0" w:color="00000A"/>
            </w:tcBorders>
            <w:shd w:val="clear" w:color="auto" w:fill="auto"/>
          </w:tcPr>
          <w:p w14:paraId="26B57BB6" w14:textId="77777777" w:rsidR="002C44A7" w:rsidRDefault="0049130D">
            <w:pPr>
              <w:jc w:val="center"/>
            </w:pPr>
            <w:r>
              <w:t>10610523</w:t>
            </w:r>
          </w:p>
        </w:tc>
      </w:tr>
      <w:tr w:rsidR="002C44A7" w14:paraId="2E5B61D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27D60C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EF54DFC" w14:textId="77777777" w:rsidR="002C44A7" w:rsidRDefault="0049130D">
            <w:pPr>
              <w:jc w:val="center"/>
            </w:pPr>
            <w:r>
              <w:t>6162370</w:t>
            </w:r>
          </w:p>
        </w:tc>
        <w:tc>
          <w:tcPr>
            <w:tcW w:w="1190" w:type="dxa"/>
            <w:tcBorders>
              <w:top w:val="single" w:sz="4" w:space="0" w:color="00000A"/>
              <w:bottom w:val="single" w:sz="4" w:space="0" w:color="00000A"/>
              <w:right w:val="single" w:sz="4" w:space="0" w:color="00000A"/>
            </w:tcBorders>
            <w:shd w:val="clear" w:color="auto" w:fill="auto"/>
          </w:tcPr>
          <w:p w14:paraId="53BDAB24" w14:textId="77777777" w:rsidR="002C44A7" w:rsidRDefault="0049130D">
            <w:pPr>
              <w:jc w:val="center"/>
            </w:pPr>
            <w:r>
              <w:t>6193388</w:t>
            </w:r>
          </w:p>
        </w:tc>
      </w:tr>
      <w:tr w:rsidR="002C44A7" w14:paraId="4F415EBE"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2C44B52"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F8A4BB3" w14:textId="77777777" w:rsidR="002C44A7" w:rsidRDefault="0049130D">
            <w:pPr>
              <w:jc w:val="center"/>
            </w:pPr>
            <w:r>
              <w:t>6164418</w:t>
            </w:r>
          </w:p>
        </w:tc>
        <w:tc>
          <w:tcPr>
            <w:tcW w:w="1190" w:type="dxa"/>
            <w:tcBorders>
              <w:top w:val="single" w:sz="4" w:space="0" w:color="00000A"/>
              <w:bottom w:val="single" w:sz="4" w:space="0" w:color="00000A"/>
              <w:right w:val="single" w:sz="4" w:space="0" w:color="00000A"/>
            </w:tcBorders>
            <w:shd w:val="clear" w:color="auto" w:fill="auto"/>
          </w:tcPr>
          <w:p w14:paraId="3786F3BD" w14:textId="77777777" w:rsidR="002C44A7" w:rsidRDefault="0049130D">
            <w:pPr>
              <w:jc w:val="center"/>
            </w:pPr>
            <w:r>
              <w:t>6207798</w:t>
            </w:r>
          </w:p>
        </w:tc>
      </w:tr>
      <w:tr w:rsidR="002C44A7" w14:paraId="2E3310F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9DC8AFF"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CCD28A9" w14:textId="77777777" w:rsidR="002C44A7" w:rsidRDefault="0049130D">
            <w:pPr>
              <w:jc w:val="center"/>
            </w:pPr>
            <w:r>
              <w:t>6166727</w:t>
            </w:r>
          </w:p>
        </w:tc>
        <w:tc>
          <w:tcPr>
            <w:tcW w:w="1190" w:type="dxa"/>
            <w:tcBorders>
              <w:top w:val="single" w:sz="4" w:space="0" w:color="00000A"/>
              <w:bottom w:val="single" w:sz="4" w:space="0" w:color="00000A"/>
              <w:right w:val="single" w:sz="4" w:space="0" w:color="00000A"/>
            </w:tcBorders>
            <w:shd w:val="clear" w:color="auto" w:fill="auto"/>
          </w:tcPr>
          <w:p w14:paraId="259DB4F0" w14:textId="77777777" w:rsidR="002C44A7" w:rsidRDefault="0049130D">
            <w:pPr>
              <w:jc w:val="center"/>
            </w:pPr>
            <w:r>
              <w:t>6189675</w:t>
            </w:r>
          </w:p>
        </w:tc>
      </w:tr>
      <w:tr w:rsidR="002C44A7" w14:paraId="4AA3C20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81F7D6B"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B1B64F5" w14:textId="77777777" w:rsidR="002C44A7" w:rsidRDefault="0049130D">
            <w:pPr>
              <w:jc w:val="center"/>
            </w:pPr>
            <w:r>
              <w:t>6190157</w:t>
            </w:r>
          </w:p>
        </w:tc>
        <w:tc>
          <w:tcPr>
            <w:tcW w:w="1190" w:type="dxa"/>
            <w:tcBorders>
              <w:top w:val="single" w:sz="4" w:space="0" w:color="00000A"/>
              <w:bottom w:val="single" w:sz="4" w:space="0" w:color="00000A"/>
              <w:right w:val="single" w:sz="4" w:space="0" w:color="00000A"/>
            </w:tcBorders>
            <w:shd w:val="clear" w:color="auto" w:fill="auto"/>
          </w:tcPr>
          <w:p w14:paraId="14FD0B36" w14:textId="77777777" w:rsidR="002C44A7" w:rsidRDefault="0049130D">
            <w:pPr>
              <w:jc w:val="center"/>
            </w:pPr>
            <w:r>
              <w:t>6225909</w:t>
            </w:r>
          </w:p>
        </w:tc>
      </w:tr>
      <w:tr w:rsidR="002C44A7" w14:paraId="3981187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7565A5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6D54587" w14:textId="77777777" w:rsidR="002C44A7" w:rsidRDefault="0049130D">
            <w:pPr>
              <w:jc w:val="center"/>
            </w:pPr>
            <w:r>
              <w:t>6198039</w:t>
            </w:r>
          </w:p>
        </w:tc>
        <w:tc>
          <w:tcPr>
            <w:tcW w:w="1190" w:type="dxa"/>
            <w:tcBorders>
              <w:top w:val="single" w:sz="4" w:space="0" w:color="00000A"/>
              <w:bottom w:val="single" w:sz="4" w:space="0" w:color="00000A"/>
              <w:right w:val="single" w:sz="4" w:space="0" w:color="00000A"/>
            </w:tcBorders>
            <w:shd w:val="clear" w:color="auto" w:fill="auto"/>
          </w:tcPr>
          <w:p w14:paraId="0ED9182C" w14:textId="77777777" w:rsidR="002C44A7" w:rsidRDefault="0049130D">
            <w:pPr>
              <w:jc w:val="center"/>
            </w:pPr>
            <w:r>
              <w:t>6236101</w:t>
            </w:r>
          </w:p>
        </w:tc>
      </w:tr>
      <w:tr w:rsidR="002C44A7" w14:paraId="74B82B5A"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937354"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BBC33E9" w14:textId="77777777" w:rsidR="002C44A7" w:rsidRDefault="0049130D">
            <w:pPr>
              <w:jc w:val="center"/>
            </w:pPr>
            <w:r>
              <w:t>6207685</w:t>
            </w:r>
          </w:p>
        </w:tc>
        <w:tc>
          <w:tcPr>
            <w:tcW w:w="1190" w:type="dxa"/>
            <w:tcBorders>
              <w:top w:val="single" w:sz="4" w:space="0" w:color="00000A"/>
              <w:bottom w:val="single" w:sz="4" w:space="0" w:color="00000A"/>
              <w:right w:val="single" w:sz="4" w:space="0" w:color="00000A"/>
            </w:tcBorders>
            <w:shd w:val="clear" w:color="auto" w:fill="auto"/>
          </w:tcPr>
          <w:p w14:paraId="3E2035AE" w14:textId="77777777" w:rsidR="002C44A7" w:rsidRDefault="0049130D">
            <w:pPr>
              <w:jc w:val="center"/>
            </w:pPr>
            <w:r>
              <w:t>6244021</w:t>
            </w:r>
          </w:p>
        </w:tc>
      </w:tr>
      <w:tr w:rsidR="002C44A7" w14:paraId="7347ACCE"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5863FF0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0F3C6A2C" w14:textId="77777777" w:rsidR="002C44A7" w:rsidRDefault="0049130D">
            <w:pPr>
              <w:jc w:val="center"/>
            </w:pPr>
            <w:r>
              <w:t>6207917</w:t>
            </w:r>
          </w:p>
        </w:tc>
        <w:tc>
          <w:tcPr>
            <w:tcW w:w="1190" w:type="dxa"/>
            <w:tcBorders>
              <w:top w:val="single" w:sz="4" w:space="0" w:color="00000A"/>
              <w:bottom w:val="single" w:sz="4" w:space="0" w:color="00000A"/>
              <w:right w:val="single" w:sz="4" w:space="0" w:color="00000A"/>
            </w:tcBorders>
            <w:shd w:val="clear" w:color="auto" w:fill="auto"/>
          </w:tcPr>
          <w:p w14:paraId="1BC1C24C" w14:textId="77777777" w:rsidR="002C44A7" w:rsidRDefault="0049130D">
            <w:pPr>
              <w:jc w:val="center"/>
            </w:pPr>
            <w:r>
              <w:t>6235633</w:t>
            </w:r>
          </w:p>
        </w:tc>
      </w:tr>
      <w:tr w:rsidR="002C44A7" w14:paraId="5B58E23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FBD5AD1"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E51C0B1" w14:textId="77777777" w:rsidR="002C44A7" w:rsidRDefault="0049130D">
            <w:pPr>
              <w:jc w:val="center"/>
            </w:pPr>
            <w:r>
              <w:t>6234942</w:t>
            </w:r>
          </w:p>
        </w:tc>
        <w:tc>
          <w:tcPr>
            <w:tcW w:w="1190" w:type="dxa"/>
            <w:tcBorders>
              <w:top w:val="single" w:sz="4" w:space="0" w:color="00000A"/>
              <w:bottom w:val="single" w:sz="4" w:space="0" w:color="00000A"/>
              <w:right w:val="single" w:sz="4" w:space="0" w:color="00000A"/>
            </w:tcBorders>
            <w:shd w:val="clear" w:color="auto" w:fill="auto"/>
          </w:tcPr>
          <w:p w14:paraId="615A2C0D" w14:textId="77777777" w:rsidR="002C44A7" w:rsidRDefault="0049130D">
            <w:pPr>
              <w:jc w:val="center"/>
            </w:pPr>
            <w:r>
              <w:t>6302173</w:t>
            </w:r>
          </w:p>
        </w:tc>
      </w:tr>
      <w:tr w:rsidR="002C44A7" w14:paraId="21649454"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BEA21C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601DCC8B" w14:textId="77777777" w:rsidR="002C44A7" w:rsidRDefault="0049130D">
            <w:pPr>
              <w:jc w:val="center"/>
            </w:pPr>
            <w:r>
              <w:t>6273953</w:t>
            </w:r>
          </w:p>
        </w:tc>
        <w:tc>
          <w:tcPr>
            <w:tcW w:w="1190" w:type="dxa"/>
            <w:tcBorders>
              <w:top w:val="single" w:sz="4" w:space="0" w:color="00000A"/>
              <w:bottom w:val="single" w:sz="4" w:space="0" w:color="00000A"/>
              <w:right w:val="single" w:sz="4" w:space="0" w:color="00000A"/>
            </w:tcBorders>
            <w:shd w:val="clear" w:color="auto" w:fill="auto"/>
          </w:tcPr>
          <w:p w14:paraId="723CCBD5" w14:textId="77777777" w:rsidR="002C44A7" w:rsidRDefault="0049130D">
            <w:pPr>
              <w:jc w:val="center"/>
            </w:pPr>
            <w:r>
              <w:t>6369734</w:t>
            </w:r>
          </w:p>
        </w:tc>
      </w:tr>
      <w:tr w:rsidR="002C44A7" w14:paraId="4F444928"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A9B2E5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E4E6314" w14:textId="77777777" w:rsidR="002C44A7" w:rsidRDefault="0049130D">
            <w:pPr>
              <w:jc w:val="center"/>
            </w:pPr>
            <w:r>
              <w:t>6288767</w:t>
            </w:r>
          </w:p>
        </w:tc>
        <w:tc>
          <w:tcPr>
            <w:tcW w:w="1190" w:type="dxa"/>
            <w:tcBorders>
              <w:top w:val="single" w:sz="4" w:space="0" w:color="00000A"/>
              <w:bottom w:val="single" w:sz="4" w:space="0" w:color="00000A"/>
              <w:right w:val="single" w:sz="4" w:space="0" w:color="00000A"/>
            </w:tcBorders>
            <w:shd w:val="clear" w:color="auto" w:fill="auto"/>
          </w:tcPr>
          <w:p w14:paraId="403BC012" w14:textId="77777777" w:rsidR="002C44A7" w:rsidRDefault="0049130D">
            <w:pPr>
              <w:jc w:val="center"/>
            </w:pPr>
            <w:r>
              <w:t>6323264</w:t>
            </w:r>
          </w:p>
        </w:tc>
      </w:tr>
      <w:tr w:rsidR="002C44A7" w14:paraId="096D8407"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09B75C7A"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5A6358BC" w14:textId="77777777" w:rsidR="002C44A7" w:rsidRDefault="0049130D">
            <w:pPr>
              <w:jc w:val="center"/>
            </w:pPr>
            <w:r>
              <w:t>6293089</w:t>
            </w:r>
          </w:p>
        </w:tc>
        <w:tc>
          <w:tcPr>
            <w:tcW w:w="1190" w:type="dxa"/>
            <w:tcBorders>
              <w:top w:val="single" w:sz="4" w:space="0" w:color="00000A"/>
              <w:bottom w:val="single" w:sz="4" w:space="0" w:color="00000A"/>
              <w:right w:val="single" w:sz="4" w:space="0" w:color="00000A"/>
            </w:tcBorders>
            <w:shd w:val="clear" w:color="auto" w:fill="auto"/>
          </w:tcPr>
          <w:p w14:paraId="305008C7" w14:textId="77777777" w:rsidR="002C44A7" w:rsidRDefault="0049130D">
            <w:pPr>
              <w:jc w:val="center"/>
            </w:pPr>
            <w:r>
              <w:t>6319738</w:t>
            </w:r>
          </w:p>
        </w:tc>
      </w:tr>
      <w:tr w:rsidR="002C44A7" w14:paraId="1D8F0C20"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496EA9D4"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35760714" w14:textId="77777777" w:rsidR="002C44A7" w:rsidRDefault="0049130D">
            <w:pPr>
              <w:jc w:val="center"/>
            </w:pPr>
            <w:r>
              <w:t>6308372</w:t>
            </w:r>
          </w:p>
        </w:tc>
        <w:tc>
          <w:tcPr>
            <w:tcW w:w="1190" w:type="dxa"/>
            <w:tcBorders>
              <w:top w:val="single" w:sz="4" w:space="0" w:color="00000A"/>
              <w:bottom w:val="single" w:sz="4" w:space="0" w:color="00000A"/>
              <w:right w:val="single" w:sz="4" w:space="0" w:color="00000A"/>
            </w:tcBorders>
            <w:shd w:val="clear" w:color="auto" w:fill="auto"/>
          </w:tcPr>
          <w:p w14:paraId="0BFA54AC" w14:textId="77777777" w:rsidR="002C44A7" w:rsidRDefault="0049130D">
            <w:pPr>
              <w:jc w:val="center"/>
            </w:pPr>
            <w:r>
              <w:t>6343980</w:t>
            </w:r>
          </w:p>
        </w:tc>
      </w:tr>
      <w:tr w:rsidR="002C44A7" w14:paraId="78BE9F45"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13D0DF99"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4F1EBE5B" w14:textId="77777777" w:rsidR="002C44A7" w:rsidRDefault="0049130D">
            <w:pPr>
              <w:jc w:val="center"/>
            </w:pPr>
            <w:r>
              <w:t>6311690</w:t>
            </w:r>
          </w:p>
        </w:tc>
        <w:tc>
          <w:tcPr>
            <w:tcW w:w="1190" w:type="dxa"/>
            <w:tcBorders>
              <w:top w:val="single" w:sz="4" w:space="0" w:color="00000A"/>
              <w:bottom w:val="single" w:sz="4" w:space="0" w:color="00000A"/>
              <w:right w:val="single" w:sz="4" w:space="0" w:color="00000A"/>
            </w:tcBorders>
            <w:shd w:val="clear" w:color="auto" w:fill="auto"/>
          </w:tcPr>
          <w:p w14:paraId="697997BA" w14:textId="77777777" w:rsidR="002C44A7" w:rsidRDefault="0049130D">
            <w:pPr>
              <w:jc w:val="center"/>
            </w:pPr>
            <w:r>
              <w:t>6398470</w:t>
            </w:r>
          </w:p>
        </w:tc>
      </w:tr>
      <w:tr w:rsidR="002C44A7" w14:paraId="2AA21DD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43F11F10"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1441928A" w14:textId="77777777" w:rsidR="002C44A7" w:rsidRDefault="0049130D">
            <w:pPr>
              <w:jc w:val="center"/>
            </w:pPr>
            <w:r>
              <w:t>6336293</w:t>
            </w:r>
          </w:p>
        </w:tc>
        <w:tc>
          <w:tcPr>
            <w:tcW w:w="1190" w:type="dxa"/>
            <w:tcBorders>
              <w:top w:val="single" w:sz="4" w:space="0" w:color="00000A"/>
              <w:bottom w:val="single" w:sz="4" w:space="0" w:color="00000A"/>
              <w:right w:val="single" w:sz="4" w:space="0" w:color="00000A"/>
            </w:tcBorders>
            <w:shd w:val="clear" w:color="auto" w:fill="auto"/>
          </w:tcPr>
          <w:p w14:paraId="329F76ED" w14:textId="77777777" w:rsidR="002C44A7" w:rsidRDefault="0049130D">
            <w:pPr>
              <w:jc w:val="center"/>
            </w:pPr>
            <w:r>
              <w:t>6369942</w:t>
            </w:r>
          </w:p>
        </w:tc>
      </w:tr>
      <w:tr w:rsidR="002C44A7" w14:paraId="42529B4D"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285EABDA"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52F38444" w14:textId="77777777" w:rsidR="002C44A7" w:rsidRDefault="0049130D">
            <w:pPr>
              <w:jc w:val="center"/>
            </w:pPr>
            <w:r>
              <w:t>6342838</w:t>
            </w:r>
          </w:p>
        </w:tc>
        <w:tc>
          <w:tcPr>
            <w:tcW w:w="1190" w:type="dxa"/>
            <w:tcBorders>
              <w:top w:val="single" w:sz="4" w:space="0" w:color="00000A"/>
              <w:bottom w:val="single" w:sz="4" w:space="0" w:color="00000A"/>
              <w:right w:val="single" w:sz="4" w:space="0" w:color="00000A"/>
            </w:tcBorders>
            <w:shd w:val="clear" w:color="auto" w:fill="auto"/>
          </w:tcPr>
          <w:p w14:paraId="6325F5C6" w14:textId="77777777" w:rsidR="002C44A7" w:rsidRDefault="0049130D">
            <w:pPr>
              <w:jc w:val="center"/>
            </w:pPr>
            <w:r>
              <w:t>6380273</w:t>
            </w:r>
          </w:p>
        </w:tc>
      </w:tr>
      <w:tr w:rsidR="002C44A7" w14:paraId="4536FB81"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761CA1CD" w14:textId="77777777" w:rsidR="002C44A7" w:rsidRDefault="0049130D">
            <w:pPr>
              <w:jc w:val="center"/>
            </w:pPr>
            <w:r>
              <w:t>scaffold_9</w:t>
            </w:r>
          </w:p>
        </w:tc>
        <w:tc>
          <w:tcPr>
            <w:tcW w:w="1820" w:type="dxa"/>
            <w:tcBorders>
              <w:top w:val="single" w:sz="4" w:space="0" w:color="00000A"/>
              <w:bottom w:val="single" w:sz="4" w:space="0" w:color="00000A"/>
            </w:tcBorders>
            <w:shd w:val="clear" w:color="auto" w:fill="auto"/>
          </w:tcPr>
          <w:p w14:paraId="43782497" w14:textId="77777777" w:rsidR="002C44A7" w:rsidRDefault="0049130D">
            <w:pPr>
              <w:jc w:val="center"/>
            </w:pPr>
            <w:r>
              <w:t>6349134</w:t>
            </w:r>
          </w:p>
        </w:tc>
        <w:tc>
          <w:tcPr>
            <w:tcW w:w="1190" w:type="dxa"/>
            <w:tcBorders>
              <w:top w:val="single" w:sz="4" w:space="0" w:color="00000A"/>
              <w:bottom w:val="single" w:sz="4" w:space="0" w:color="00000A"/>
              <w:right w:val="single" w:sz="4" w:space="0" w:color="00000A"/>
            </w:tcBorders>
            <w:shd w:val="clear" w:color="auto" w:fill="auto"/>
          </w:tcPr>
          <w:p w14:paraId="73209D14" w14:textId="77777777" w:rsidR="002C44A7" w:rsidRDefault="0049130D">
            <w:pPr>
              <w:jc w:val="center"/>
            </w:pPr>
            <w:r>
              <w:t>6399774</w:t>
            </w:r>
          </w:p>
        </w:tc>
      </w:tr>
      <w:tr w:rsidR="002C44A7" w14:paraId="5D91964F" w14:textId="77777777">
        <w:trPr>
          <w:trHeight w:val="320"/>
          <w:jc w:val="center"/>
        </w:trPr>
        <w:tc>
          <w:tcPr>
            <w:tcW w:w="1975" w:type="dxa"/>
            <w:tcBorders>
              <w:top w:val="single" w:sz="4" w:space="0" w:color="00000A"/>
              <w:left w:val="single" w:sz="4" w:space="0" w:color="00000A"/>
              <w:bottom w:val="single" w:sz="4" w:space="0" w:color="00000A"/>
            </w:tcBorders>
            <w:shd w:val="clear" w:color="auto" w:fill="auto"/>
          </w:tcPr>
          <w:p w14:paraId="695B6BC9" w14:textId="77777777" w:rsidR="002C44A7" w:rsidRDefault="0049130D">
            <w:pPr>
              <w:jc w:val="center"/>
            </w:pPr>
            <w:r>
              <w:t>scaffold_190</w:t>
            </w:r>
          </w:p>
        </w:tc>
        <w:tc>
          <w:tcPr>
            <w:tcW w:w="1820" w:type="dxa"/>
            <w:tcBorders>
              <w:top w:val="single" w:sz="4" w:space="0" w:color="00000A"/>
              <w:bottom w:val="single" w:sz="4" w:space="0" w:color="00000A"/>
            </w:tcBorders>
            <w:shd w:val="clear" w:color="auto" w:fill="auto"/>
          </w:tcPr>
          <w:p w14:paraId="7342FBBF" w14:textId="77777777" w:rsidR="002C44A7" w:rsidRDefault="0049130D">
            <w:pPr>
              <w:jc w:val="center"/>
            </w:pPr>
            <w:r>
              <w:t>85866</w:t>
            </w:r>
          </w:p>
        </w:tc>
        <w:tc>
          <w:tcPr>
            <w:tcW w:w="1190" w:type="dxa"/>
            <w:tcBorders>
              <w:top w:val="single" w:sz="4" w:space="0" w:color="00000A"/>
              <w:bottom w:val="single" w:sz="4" w:space="0" w:color="00000A"/>
              <w:right w:val="single" w:sz="4" w:space="0" w:color="00000A"/>
            </w:tcBorders>
            <w:shd w:val="clear" w:color="auto" w:fill="auto"/>
          </w:tcPr>
          <w:p w14:paraId="6BC0C6A5" w14:textId="77777777" w:rsidR="002C44A7" w:rsidRDefault="0049130D">
            <w:pPr>
              <w:jc w:val="center"/>
            </w:pPr>
            <w:r>
              <w:t>106849</w:t>
            </w:r>
          </w:p>
        </w:tc>
      </w:tr>
    </w:tbl>
    <w:p w14:paraId="354043F8" w14:textId="77777777" w:rsidR="002C44A7" w:rsidRDefault="002C44A7">
      <w:pPr>
        <w:rPr>
          <w:rFonts w:ascii="Times" w:hAnsi="Times"/>
          <w:b/>
          <w:bCs/>
          <w:u w:val="single"/>
        </w:rPr>
      </w:pPr>
    </w:p>
    <w:p w14:paraId="7D7C50D0" w14:textId="77777777" w:rsidR="002C44A7" w:rsidRDefault="002C44A7">
      <w:pPr>
        <w:rPr>
          <w:rFonts w:ascii="Times" w:hAnsi="Times"/>
          <w:b/>
          <w:bCs/>
          <w:u w:val="single"/>
        </w:rPr>
        <w:sectPr w:rsidR="002C44A7">
          <w:pgSz w:w="12240" w:h="15840"/>
          <w:pgMar w:top="1305" w:right="1440" w:bottom="792" w:left="1440" w:header="0" w:footer="0" w:gutter="0"/>
          <w:pgNumType w:start="1"/>
          <w:cols w:space="720"/>
          <w:formProt w:val="0"/>
          <w:docGrid w:linePitch="299" w:charSpace="-2254"/>
        </w:sectPr>
      </w:pPr>
    </w:p>
    <w:p w14:paraId="253545F5" w14:textId="77777777" w:rsidR="002C44A7" w:rsidRDefault="0049130D">
      <w:pPr>
        <w:ind w:right="-260"/>
        <w:rPr>
          <w:rFonts w:ascii="Times New Roman" w:eastAsia="Times New Roman" w:hAnsi="Times New Roman" w:cs="Times New Roman"/>
        </w:rPr>
      </w:pPr>
      <w:r>
        <w:rPr>
          <w:noProof/>
        </w:rPr>
        <w:lastRenderedPageBreak/>
        <w:drawing>
          <wp:inline distT="0" distB="6350" distL="0" distR="0" wp14:anchorId="5AE93761" wp14:editId="3FFE583C">
            <wp:extent cx="8322310" cy="3257550"/>
            <wp:effectExtent l="0" t="0" r="0" b="0"/>
            <wp:docPr id="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hart, diagram&#10;&#10;Description automatically generated"/>
                    <pic:cNvPicPr>
                      <a:picLocks noChangeAspect="1" noChangeArrowheads="1"/>
                    </pic:cNvPicPr>
                  </pic:nvPicPr>
                  <pic:blipFill>
                    <a:blip r:embed="rId4"/>
                    <a:stretch>
                      <a:fillRect/>
                    </a:stretch>
                  </pic:blipFill>
                  <pic:spPr bwMode="auto">
                    <a:xfrm>
                      <a:off x="0" y="0"/>
                      <a:ext cx="8322310" cy="3257550"/>
                    </a:xfrm>
                    <a:prstGeom prst="rect">
                      <a:avLst/>
                    </a:prstGeom>
                  </pic:spPr>
                </pic:pic>
              </a:graphicData>
            </a:graphic>
          </wp:inline>
        </w:drawing>
      </w:r>
    </w:p>
    <w:p w14:paraId="07C98E5E" w14:textId="77777777" w:rsidR="002C44A7" w:rsidRDefault="0049130D">
      <w:pPr>
        <w:ind w:right="-260"/>
        <w:sectPr w:rsidR="002C44A7">
          <w:pgSz w:w="15840" w:h="12240" w:orient="landscape"/>
          <w:pgMar w:top="1440" w:right="1440" w:bottom="1440" w:left="1440" w:header="0" w:footer="0" w:gutter="0"/>
          <w:pgNumType w:start="1"/>
          <w:cols w:space="720"/>
          <w:formProt w:val="0"/>
          <w:docGrid w:linePitch="299" w:charSpace="-2254"/>
        </w:sectPr>
      </w:pPr>
      <w:r>
        <w:rPr>
          <w:rFonts w:ascii="Times New Roman" w:eastAsia="Times New Roman" w:hAnsi="Times New Roman" w:cs="Times New Roman"/>
          <w:b/>
        </w:rPr>
        <w:t xml:space="preserve">Figure 1. </w:t>
      </w:r>
      <w:r>
        <w:rPr>
          <w:rFonts w:ascii="Times New Roman" w:eastAsia="Times New Roman" w:hAnsi="Times New Roman" w:cs="Times New Roman"/>
        </w:rPr>
        <w:t>Workflow diagram for completion of assembling reference genome for delta smelt (Task 1). Both male and female delta smelt samples went through the pipeline separately to produce two independent reference genomes––one male and one female. All work was completed at the GVL unless otherwise noted. A) Tissue from male and female delta smelt are sampled from the captive population at the FCCL. B) HMW DNA is extracted from the fish tissue samples. C) Extracted DNA of sufficient length undergoes a library prep, subsequent sequencing and raw data quality control for each of the three NGS technologies (linked-read, long-read and hi-c). D) Long-read sequencing data are assembled into individual draft genome. The draft genome is quality assessed by the software BUSCO</w:t>
      </w:r>
      <w:r>
        <w:fldChar w:fldCharType="begin"/>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bookmarkStart w:id="1" w:name="__Fieldmark__3331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1"/>
      <w:r>
        <w:rPr>
          <w:rFonts w:ascii="Times New Roman" w:eastAsia="Times New Roman" w:hAnsi="Times New Roman" w:cs="Times New Roman"/>
        </w:rPr>
        <w:t>. E) The long-read assembly is scaffolded using linked-read sequencing data to produce a consensus assembly. The quality of the consensus assembly is then assessed by the software BUSCO</w:t>
      </w:r>
      <w:r>
        <w:fldChar w:fldCharType="begin"/>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bookmarkStart w:id="2" w:name="__Fieldmark__3342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2"/>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fldChar w:fldCharType="begin"/>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bookmarkStart w:id="3" w:name="__Fieldmark__3347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3"/>
      <w:r>
        <w:rPr>
          <w:rFonts w:ascii="Times New Roman" w:eastAsia="Times New Roman" w:hAnsi="Times New Roman" w:cs="Times New Roman"/>
        </w:rPr>
        <w:t>. G) Linkage map data further connects the hi-c, linked- &amp; long-read consensus assembly. The quality of the consensus assembly is then assessed by the software BUSCO</w:t>
      </w:r>
      <w:r>
        <w:fldChar w:fldCharType="begin"/>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bookmarkStart w:id="4" w:name="__Fieldmark__3353_1100058937"/>
      <w:r>
        <w:rPr>
          <w:rFonts w:ascii="Times New Roman" w:eastAsia="Times New Roman" w:hAnsi="Times New Roman" w:cs="Times New Roman"/>
          <w:vertAlign w:val="superscript"/>
        </w:rPr>
        <w:t>13</w:t>
      </w:r>
      <w:r>
        <w:rPr>
          <w:rFonts w:ascii="Times New Roman" w:eastAsia="Times New Roman" w:hAnsi="Times New Roman" w:cs="Times New Roman"/>
        </w:rPr>
        <w:fldChar w:fldCharType="end"/>
      </w:r>
      <w:bookmarkEnd w:id="4"/>
      <w:r>
        <w:rPr>
          <w:rFonts w:ascii="Times New Roman" w:eastAsia="Times New Roman" w:hAnsi="Times New Roman" w:cs="Times New Roman"/>
        </w:rPr>
        <w:t>. H) Manual curation to produce a reference genome.</w:t>
      </w:r>
    </w:p>
    <w:p w14:paraId="5A674EC4" w14:textId="77777777" w:rsidR="002C44A7" w:rsidRDefault="002C44A7">
      <w:pPr>
        <w:rPr>
          <w:rFonts w:ascii="Times" w:hAnsi="Times"/>
        </w:rPr>
      </w:pPr>
    </w:p>
    <w:p w14:paraId="48458BE5" w14:textId="77777777" w:rsidR="002C44A7" w:rsidRDefault="0049130D">
      <w:pPr>
        <w:jc w:val="center"/>
        <w:rPr>
          <w:rFonts w:ascii="Times New Roman" w:eastAsia="Times New Roman" w:hAnsi="Times New Roman" w:cs="Times New Roman"/>
        </w:rPr>
      </w:pPr>
      <w:r>
        <w:rPr>
          <w:noProof/>
        </w:rPr>
        <w:drawing>
          <wp:inline distT="0" distB="0" distL="0" distR="0" wp14:anchorId="1B8BC107" wp14:editId="5B78EB1B">
            <wp:extent cx="3863975" cy="6736080"/>
            <wp:effectExtent l="0" t="0" r="0" b="0"/>
            <wp:docPr id="4"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5"/>
                    <a:stretch>
                      <a:fillRect/>
                    </a:stretch>
                  </pic:blipFill>
                  <pic:spPr bwMode="auto">
                    <a:xfrm>
                      <a:off x="0" y="0"/>
                      <a:ext cx="3863975" cy="6736080"/>
                    </a:xfrm>
                    <a:prstGeom prst="rect">
                      <a:avLst/>
                    </a:prstGeom>
                  </pic:spPr>
                </pic:pic>
              </a:graphicData>
            </a:graphic>
          </wp:inline>
        </w:drawing>
      </w:r>
    </w:p>
    <w:p w14:paraId="2F14B01A"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xml:space="preserve"> Pulse field gel images of extracted HMW gDNA from three sampling trips (“T”) and six rounds of extractions (“E”). Green boxes surround lanes from extracted samples usable for long-read and linked-read sequencing (extraction distribution centered ~ 50kb), yellow boxes surround lanes from samples with insufficient extraction lengths. A) T1, E1: one usable female sample (T1_F02); B) T2, E2: no usable samples; C) T2, E3: no usable samples; D) T2, E4: no usable samples; E) T3, E5: one usable male sample (T3M02_BM_FF); F) T3, E6: one usable female (T3F02_SC_FF).</w:t>
      </w:r>
    </w:p>
    <w:p w14:paraId="47B49C1A" w14:textId="77777777" w:rsidR="002C44A7" w:rsidRDefault="002C44A7"/>
    <w:p w14:paraId="76D5764C" w14:textId="77777777" w:rsidR="002C44A7" w:rsidRDefault="0049130D">
      <w:r>
        <w:rPr>
          <w:noProof/>
        </w:rPr>
        <w:drawing>
          <wp:inline distT="0" distB="0" distL="0" distR="0" wp14:anchorId="48E0422D" wp14:editId="5E578A3E">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6"/>
                    <a:stretch>
                      <a:fillRect/>
                    </a:stretch>
                  </pic:blipFill>
                  <pic:spPr bwMode="auto">
                    <a:xfrm>
                      <a:off x="0" y="0"/>
                      <a:ext cx="5943600" cy="4955540"/>
                    </a:xfrm>
                    <a:prstGeom prst="rect">
                      <a:avLst/>
                    </a:prstGeom>
                  </pic:spPr>
                </pic:pic>
              </a:graphicData>
            </a:graphic>
          </wp:inline>
        </w:drawing>
      </w:r>
    </w:p>
    <w:p w14:paraId="76282E2D"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3.</w:t>
      </w:r>
      <w:r>
        <w:rPr>
          <w:rFonts w:ascii="Times New Roman" w:eastAsia="Times New Roman" w:hAnsi="Times New Roman" w:cs="Times New Roman"/>
        </w:rPr>
        <w:t xml:space="preserve"> Linked-read k-mer spectra histogram of the number of distinct k-mers at different frequencies from male (A &amp; B) and female (C &amp; D) sequencing data. Histograms using k=21 (A &amp; C), and k=31 (B &amp; D). Uncontaminated samples are expected to have a single peak with a high abundance of k-mers at a very low frequency due to sequencer errors.</w:t>
      </w:r>
    </w:p>
    <w:p w14:paraId="7E807C30" w14:textId="77777777" w:rsidR="002C44A7" w:rsidRDefault="0049130D">
      <w:r>
        <w:br w:type="page"/>
      </w:r>
    </w:p>
    <w:p w14:paraId="222949C8" w14:textId="77777777" w:rsidR="002C44A7" w:rsidRDefault="0049130D">
      <w:r>
        <w:rPr>
          <w:noProof/>
        </w:rPr>
        <w:lastRenderedPageBreak/>
        <w:drawing>
          <wp:inline distT="0" distB="0" distL="0" distR="0" wp14:anchorId="5F5F5AD1" wp14:editId="682BEC26">
            <wp:extent cx="5943600" cy="495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a:stretch>
                      <a:fillRect/>
                    </a:stretch>
                  </pic:blipFill>
                  <pic:spPr bwMode="auto">
                    <a:xfrm>
                      <a:off x="0" y="0"/>
                      <a:ext cx="5943600" cy="4955540"/>
                    </a:xfrm>
                    <a:prstGeom prst="rect">
                      <a:avLst/>
                    </a:prstGeom>
                  </pic:spPr>
                </pic:pic>
              </a:graphicData>
            </a:graphic>
          </wp:inline>
        </w:drawing>
      </w:r>
    </w:p>
    <w:p w14:paraId="25003960" w14:textId="77777777" w:rsidR="002C44A7" w:rsidRDefault="0049130D">
      <w:r>
        <w:rPr>
          <w:rFonts w:ascii="Times New Roman" w:eastAsia="Times New Roman" w:hAnsi="Times New Roman" w:cs="Times New Roman"/>
          <w:b/>
        </w:rPr>
        <w:t>Figure 4.</w:t>
      </w:r>
      <w:r>
        <w:rPr>
          <w:rFonts w:ascii="Times New Roman" w:eastAsia="Times New Roman" w:hAnsi="Times New Roman" w:cs="Times New Roman"/>
        </w:rPr>
        <w:t xml:space="preserve"> Plots of k-mer frequency (x-axis) vs GC count (y-axis) colored by the number of distinct k-mers used to detect bacterial and organelle contamination in linked-read sequence data. Blue indicate fewer distinct k-mers with a given GC count and frequency, while yellow indicates more distinct k-mers. Plots using k=21 (A &amp; C), and k=31 (B &amp; D). No indication of contamination was detected in female (A &amp; B) and male (C &amp; D) sequencing data.</w:t>
      </w:r>
    </w:p>
    <w:p w14:paraId="14A5E8CD" w14:textId="77777777" w:rsidR="002C44A7" w:rsidRDefault="0049130D">
      <w:r>
        <w:br w:type="page"/>
      </w:r>
    </w:p>
    <w:p w14:paraId="3BE0BA8B" w14:textId="77777777" w:rsidR="002C44A7" w:rsidRDefault="0049130D">
      <w:r>
        <w:rPr>
          <w:noProof/>
        </w:rPr>
        <w:lastRenderedPageBreak/>
        <w:drawing>
          <wp:inline distT="0" distB="0" distL="0" distR="0" wp14:anchorId="780F610B" wp14:editId="010ACAC7">
            <wp:extent cx="5943600" cy="4955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tretch>
                      <a:fillRect/>
                    </a:stretch>
                  </pic:blipFill>
                  <pic:spPr bwMode="auto">
                    <a:xfrm>
                      <a:off x="0" y="0"/>
                      <a:ext cx="5943600" cy="4955540"/>
                    </a:xfrm>
                    <a:prstGeom prst="rect">
                      <a:avLst/>
                    </a:prstGeom>
                  </pic:spPr>
                </pic:pic>
              </a:graphicData>
            </a:graphic>
          </wp:inline>
        </w:drawing>
      </w:r>
    </w:p>
    <w:p w14:paraId="37613792" w14:textId="77777777" w:rsidR="002C44A7" w:rsidRDefault="0049130D">
      <w:pPr>
        <w:ind w:right="270"/>
        <w:rPr>
          <w:rFonts w:ascii="Times New Roman" w:eastAsia="Times New Roman" w:hAnsi="Times New Roman" w:cs="Times New Roman"/>
        </w:rPr>
        <w:sectPr w:rsidR="002C44A7">
          <w:pgSz w:w="12240" w:h="15840"/>
          <w:pgMar w:top="1440" w:right="1440" w:bottom="1440" w:left="1440" w:header="0" w:footer="0" w:gutter="0"/>
          <w:pgNumType w:start="1"/>
          <w:cols w:space="720"/>
          <w:formProt w:val="0"/>
          <w:docGrid w:linePitch="299" w:charSpace="-2254"/>
        </w:sectPr>
      </w:pPr>
      <w:r>
        <w:rPr>
          <w:rFonts w:ascii="Times New Roman" w:eastAsia="Times New Roman" w:hAnsi="Times New Roman" w:cs="Times New Roman"/>
          <w:b/>
        </w:rPr>
        <w:t>Figure 5.</w:t>
      </w:r>
      <w:r>
        <w:rPr>
          <w:rFonts w:ascii="Times New Roman" w:eastAsia="Times New Roman" w:hAnsi="Times New Roman" w:cs="Times New Roman"/>
        </w:rPr>
        <w:t xml:space="preserve"> K-mer comparison plot of the number of distinct k-mers at different frequencies in linked-read sequence data from the female (A &amp; B) or male (C &amp; D) samples. Plots using k=21 (A &amp; C), and k=31 (B &amp; D). For all plots the R1 (x-axis) and R2 (y-axis) captures a slightly different information and no major sources of sequencing bias appear to occur.</w:t>
      </w:r>
    </w:p>
    <w:p w14:paraId="279DA40C" w14:textId="77777777" w:rsidR="002C44A7" w:rsidRDefault="0049130D">
      <w:r>
        <w:rPr>
          <w:noProof/>
        </w:rPr>
        <w:lastRenderedPageBreak/>
        <w:drawing>
          <wp:inline distT="0" distB="0" distL="0" distR="0" wp14:anchorId="1611D770" wp14:editId="45829E6F">
            <wp:extent cx="3823335" cy="7646670"/>
            <wp:effectExtent l="0" t="0" r="0" b="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9"/>
                    <a:stretch>
                      <a:fillRect/>
                    </a:stretch>
                  </pic:blipFill>
                  <pic:spPr bwMode="auto">
                    <a:xfrm>
                      <a:off x="0" y="0"/>
                      <a:ext cx="3823335" cy="7646670"/>
                    </a:xfrm>
                    <a:prstGeom prst="rect">
                      <a:avLst/>
                    </a:prstGeom>
                  </pic:spPr>
                </pic:pic>
              </a:graphicData>
            </a:graphic>
          </wp:inline>
        </w:drawing>
      </w:r>
    </w:p>
    <w:p w14:paraId="65AB2930"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6.</w:t>
      </w:r>
      <w:r>
        <w:rPr>
          <w:rFonts w:ascii="Times New Roman" w:eastAsia="Times New Roman" w:hAnsi="Times New Roman" w:cs="Times New Roman"/>
        </w:rPr>
        <w:t xml:space="preserve"> Karyotype of metaphase stage mitotic cell from a male delta smelt showing 2n = 56 chromosomes. A.) unmodified image, no scale bar; B.) Adobe Photoshop modified image, plus scale bar (most journals want a scale bar; C.) Adobe Photoshop focused image, plus scale bar.</w:t>
      </w:r>
    </w:p>
    <w:p w14:paraId="7258058E" w14:textId="77777777" w:rsidR="002C44A7" w:rsidRDefault="0049130D">
      <w:pPr>
        <w:rPr>
          <w:rFonts w:ascii="Times New Roman" w:eastAsia="Times New Roman" w:hAnsi="Times New Roman" w:cs="Times New Roman"/>
          <w:b/>
        </w:rPr>
      </w:pPr>
      <w:r>
        <w:rPr>
          <w:noProof/>
        </w:rPr>
        <w:lastRenderedPageBreak/>
        <w:drawing>
          <wp:inline distT="0" distB="0" distL="0" distR="0" wp14:anchorId="3F04D6E3" wp14:editId="37B49A6E">
            <wp:extent cx="5943600" cy="59436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14:paraId="35DA00BD"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7.</w:t>
      </w:r>
      <w:r>
        <w:rPr>
          <w:rFonts w:ascii="Times New Roman" w:eastAsia="Times New Roman" w:hAnsi="Times New Roman" w:cs="Times New Roman"/>
        </w:rPr>
        <w:t xml:space="preserve"> Multi-dimensional scaling of individual delta smelt from corresponding birth years for hybrid identification analysis. Outlying data points (PC1 &gt; 0.01 and PC2&lt;-0.01) show a large degree of variation not contained in the more clustered samples. This indicates that these data points are either hybrids or the result of a sequencing artifact.</w:t>
      </w:r>
    </w:p>
    <w:p w14:paraId="075B18B9" w14:textId="77777777" w:rsidR="002C44A7" w:rsidRDefault="0049130D">
      <w:pPr>
        <w:rPr>
          <w:rFonts w:ascii="Times New Roman" w:eastAsia="Times New Roman" w:hAnsi="Times New Roman" w:cs="Times New Roman"/>
        </w:rPr>
      </w:pPr>
      <w:r>
        <w:br w:type="page"/>
      </w:r>
    </w:p>
    <w:p w14:paraId="4CD01E50" w14:textId="77777777" w:rsidR="002C44A7" w:rsidRDefault="0049130D">
      <w:pPr>
        <w:rPr>
          <w:rFonts w:ascii="Times New Roman" w:eastAsia="Times New Roman" w:hAnsi="Times New Roman" w:cs="Times New Roman"/>
        </w:rPr>
      </w:pPr>
      <w:r>
        <w:rPr>
          <w:noProof/>
        </w:rPr>
        <w:lastRenderedPageBreak/>
        <w:drawing>
          <wp:inline distT="0" distB="0" distL="0" distR="0" wp14:anchorId="2695513E" wp14:editId="495A84D9">
            <wp:extent cx="5943600" cy="3962400"/>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noChangeArrowheads="1"/>
                    </pic:cNvPicPr>
                  </pic:nvPicPr>
                  <pic:blipFill>
                    <a:blip r:embed="rId11"/>
                    <a:stretch>
                      <a:fillRect/>
                    </a:stretch>
                  </pic:blipFill>
                  <pic:spPr bwMode="auto">
                    <a:xfrm>
                      <a:off x="0" y="0"/>
                      <a:ext cx="5943600" cy="3962400"/>
                    </a:xfrm>
                    <a:prstGeom prst="rect">
                      <a:avLst/>
                    </a:prstGeom>
                  </pic:spPr>
                </pic:pic>
              </a:graphicData>
            </a:graphic>
          </wp:inline>
        </w:drawing>
      </w:r>
    </w:p>
    <w:p w14:paraId="6727CA3D" w14:textId="3EBE4BD4" w:rsidR="002C44A7" w:rsidRDefault="0049130D">
      <w:pPr>
        <w:rPr>
          <w:rFonts w:ascii="Times New Roman" w:eastAsia="Times New Roman" w:hAnsi="Times New Roman" w:cs="Times New Roman"/>
          <w:bCs/>
          <w:iCs/>
          <w:lang w:val="en"/>
        </w:rPr>
      </w:pPr>
      <w:r>
        <w:rPr>
          <w:rFonts w:ascii="Times New Roman" w:eastAsia="Times New Roman" w:hAnsi="Times New Roman" w:cs="Times New Roman"/>
          <w:b/>
          <w:bCs/>
        </w:rPr>
        <w:t>Figure 8</w:t>
      </w:r>
      <w:r>
        <w:rPr>
          <w:rFonts w:ascii="Times New Roman" w:eastAsia="Times New Roman" w:hAnsi="Times New Roman" w:cs="Times New Roman"/>
        </w:rPr>
        <w:t xml:space="preserve">. One-generation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 estimates––with high and low jackknife confidence intervals of the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 of wild delta smelt cohorts from birth year 1995 to 2019 and a critical value threshold of 0.05. </w:t>
      </w:r>
      <w:r>
        <w:rPr>
          <w:rFonts w:ascii="Times New Roman" w:eastAsia="Times New Roman" w:hAnsi="Times New Roman" w:cs="Times New Roman"/>
          <w:bCs/>
          <w:iCs/>
          <w:lang w:val="en"/>
        </w:rPr>
        <w:t xml:space="preserve">All alleles with a lower frequency that 0.05 were removed from this analysis. </w:t>
      </w:r>
      <w:r>
        <w:rPr>
          <w:rFonts w:ascii="Times New Roman" w:eastAsia="Times New Roman" w:hAnsi="Times New Roman" w:cs="Times New Roman"/>
        </w:rPr>
        <w:t xml:space="preserve">We used three different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estimators. A) Jorde &amp; Ryman (pink); B) </w:t>
      </w:r>
      <w:proofErr w:type="spellStart"/>
      <w:r>
        <w:rPr>
          <w:rFonts w:ascii="Times New Roman" w:eastAsia="Times New Roman" w:hAnsi="Times New Roman" w:cs="Times New Roman"/>
        </w:rPr>
        <w:t>Nei</w:t>
      </w:r>
      <w:proofErr w:type="spellEnd"/>
      <w:r>
        <w:rPr>
          <w:rFonts w:ascii="Times New Roman" w:eastAsia="Times New Roman" w:hAnsi="Times New Roman" w:cs="Times New Roman"/>
        </w:rPr>
        <w:t xml:space="preserve"> &amp; Tajima (green); C) Pollak (blue); D) Average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stimates taken from all three methods of estimating one-generation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For ease of visualization, </w:t>
      </w:r>
      <m:oMath>
        <m:sSub>
          <m:sSubPr>
            <m:ctrlPr>
              <w:rPr>
                <w:rFonts w:ascii="Cambria Math" w:hAnsi="Cambria Math"/>
              </w:rPr>
            </m:ctrlPr>
          </m:sSubPr>
          <m:e>
            <m:r>
              <w:rPr>
                <w:rFonts w:ascii="Cambria Math" w:hAnsi="Cambria Math"/>
              </w:rPr>
              <m:t>N</m:t>
            </m:r>
          </m:e>
          <m:sub>
            <m:r>
              <w:rPr>
                <w:rFonts w:ascii="Cambria Math" w:hAnsi="Cambria Math"/>
              </w:rPr>
              <m:t xml:space="preserve">E </m:t>
            </m:r>
          </m:sub>
        </m:sSub>
      </m:oMath>
      <w:r>
        <w:rPr>
          <w:rFonts w:ascii="Times New Roman" w:eastAsia="Times New Roman" w:hAnsi="Times New Roman" w:cs="Times New Roman"/>
          <w:bCs/>
          <w:iCs/>
          <w:lang w:val="en"/>
        </w:rPr>
        <w:t xml:space="preserve">estimates above 5,000 were given a value of 5,000, and negative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(which indicate the true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is too large to be defined) were given a value of 5,500. Lower estimates of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occur more frequently in more recent years and show narrower confidence intervals.</w:t>
      </w:r>
    </w:p>
    <w:p w14:paraId="7C866491" w14:textId="77777777" w:rsidR="002C44A7" w:rsidRDefault="0049130D">
      <w:pPr>
        <w:rPr>
          <w:rFonts w:ascii="Times New Roman" w:eastAsia="Times New Roman" w:hAnsi="Times New Roman" w:cs="Times New Roman"/>
        </w:rPr>
      </w:pPr>
      <w:r>
        <w:br w:type="page"/>
      </w:r>
    </w:p>
    <w:p w14:paraId="4ACD09C8" w14:textId="77777777" w:rsidR="002C44A7" w:rsidRDefault="0049130D">
      <w:pPr>
        <w:rPr>
          <w:rFonts w:ascii="Times New Roman" w:eastAsia="Times New Roman" w:hAnsi="Times New Roman" w:cs="Times New Roman"/>
        </w:rPr>
      </w:pPr>
      <w:r>
        <w:rPr>
          <w:noProof/>
        </w:rPr>
        <w:lastRenderedPageBreak/>
        <w:drawing>
          <wp:inline distT="0" distB="0" distL="0" distR="0" wp14:anchorId="30A7640E" wp14:editId="20B64428">
            <wp:extent cx="5943600" cy="475488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12"/>
                    <a:stretch>
                      <a:fillRect/>
                    </a:stretch>
                  </pic:blipFill>
                  <pic:spPr bwMode="auto">
                    <a:xfrm>
                      <a:off x="0" y="0"/>
                      <a:ext cx="5943600" cy="4754880"/>
                    </a:xfrm>
                    <a:prstGeom prst="rect">
                      <a:avLst/>
                    </a:prstGeom>
                  </pic:spPr>
                </pic:pic>
              </a:graphicData>
            </a:graphic>
          </wp:inline>
        </w:drawing>
      </w:r>
    </w:p>
    <w:p w14:paraId="36FD2848" w14:textId="256FD5C4" w:rsidR="002C44A7" w:rsidRDefault="0049130D">
      <w:pPr>
        <w:rPr>
          <w:rFonts w:ascii="Times New Roman" w:eastAsia="Times New Roman" w:hAnsi="Times New Roman" w:cs="Times New Roman"/>
          <w:bCs/>
          <w:iCs/>
          <w:lang w:val="en"/>
        </w:rPr>
      </w:pPr>
      <w:r>
        <w:rPr>
          <w:rFonts w:ascii="Times New Roman" w:eastAsia="Times New Roman" w:hAnsi="Times New Roman" w:cs="Times New Roman"/>
          <w:b/>
          <w:bCs/>
        </w:rPr>
        <w:t>Figure 9.</w:t>
      </w:r>
      <w:r>
        <w:rPr>
          <w:rFonts w:ascii="Times New Roman" w:eastAsia="Times New Roman" w:hAnsi="Times New Roman" w:cs="Times New Roman"/>
        </w:rPr>
        <w:t xml:space="preserve"> All-by-all generation scatter plot of temporal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rPr>
        <w:t xml:space="preserve">estimates. Points are located at the mean generation of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ascii="Times New Roman" w:eastAsia="Times New Roman" w:hAnsi="Times New Roman" w:cs="Times New Roman"/>
          <w:bCs/>
          <w:iCs/>
          <w:lang w:val="en"/>
        </w:rPr>
        <w:t xml:space="preserve">. For ease of visualization,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estimates above 10,000 were given a value of 10,000, and negative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 estimates (which indicate the true </w:t>
      </w:r>
      <m:oMath>
        <m:sSub>
          <m:sSubPr>
            <m:ctrlPr>
              <w:rPr>
                <w:rFonts w:ascii="Cambria Math" w:hAnsi="Cambria Math"/>
              </w:rPr>
            </m:ctrlPr>
          </m:sSubPr>
          <m:e>
            <m:r>
              <w:rPr>
                <w:rFonts w:ascii="Cambria Math" w:hAnsi="Cambria Math"/>
              </w:rPr>
              <m:t>N</m:t>
            </m:r>
          </m:e>
          <m:sub>
            <m:r>
              <w:rPr>
                <w:rFonts w:ascii="Cambria Math" w:hAnsi="Cambria Math"/>
              </w:rPr>
              <m:t>E</m:t>
            </m:r>
          </m:sub>
        </m:sSub>
      </m:oMath>
      <w:r>
        <w:rPr>
          <w:rFonts w:ascii="Times New Roman" w:eastAsia="Times New Roman" w:hAnsi="Times New Roman" w:cs="Times New Roman"/>
          <w:bCs/>
          <w:iCs/>
          <w:lang w:val="en"/>
        </w:rPr>
        <w:t xml:space="preserve">is too large to be defined) were given a value of 10,300. Estimations from all three temporal estimators (Jorde &amp; Ryman, Nei &amp; Tajima, and Pollak) show a decline in </w:t>
      </w:r>
      <m:oMath>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 xml:space="preserve"> </m:t>
        </m:r>
      </m:oMath>
      <w:r>
        <w:rPr>
          <w:rFonts w:ascii="Times New Roman" w:eastAsia="Times New Roman" w:hAnsi="Times New Roman" w:cs="Times New Roman"/>
          <w:bCs/>
          <w:iCs/>
          <w:lang w:val="en"/>
        </w:rPr>
        <w:t>in more recent years (roughly after 2013). After 2013 one can observe fewer estimates &gt;10,000, and more estimates centering around or below 1,000. This analysis also indicates that the estimators give more reliable estimates when N</w:t>
      </w:r>
      <w:r>
        <w:rPr>
          <w:rFonts w:ascii="Times New Roman" w:eastAsia="Times New Roman" w:hAnsi="Times New Roman" w:cs="Times New Roman"/>
          <w:bCs/>
          <w:iCs/>
          <w:vertAlign w:val="subscript"/>
          <w:lang w:val="en"/>
        </w:rPr>
        <w:t>E</w:t>
      </w:r>
      <w:r>
        <w:rPr>
          <w:rFonts w:ascii="Times New Roman" w:eastAsia="Times New Roman" w:hAnsi="Times New Roman" w:cs="Times New Roman"/>
          <w:bCs/>
          <w:iCs/>
          <w:lang w:val="en"/>
        </w:rPr>
        <w:t xml:space="preserve"> is smaller, which has been documented extensively.</w:t>
      </w:r>
    </w:p>
    <w:p w14:paraId="28FF17D7" w14:textId="77777777" w:rsidR="002C44A7" w:rsidRDefault="0049130D">
      <w:pPr>
        <w:rPr>
          <w:rFonts w:ascii="Times New Roman" w:eastAsia="Times New Roman" w:hAnsi="Times New Roman" w:cs="Times New Roman"/>
          <w:bCs/>
          <w:iCs/>
          <w:lang w:val="en"/>
        </w:rPr>
      </w:pPr>
      <w:r>
        <w:br w:type="page"/>
      </w:r>
    </w:p>
    <w:p w14:paraId="5D426A19" w14:textId="77777777" w:rsidR="002C44A7" w:rsidRDefault="0049130D">
      <w:pPr>
        <w:rPr>
          <w:rFonts w:ascii="Times New Roman" w:eastAsia="Times New Roman" w:hAnsi="Times New Roman" w:cs="Times New Roman"/>
          <w:bCs/>
          <w:iCs/>
          <w:lang w:val="en"/>
        </w:rPr>
      </w:pPr>
      <w:r>
        <w:rPr>
          <w:noProof/>
        </w:rPr>
        <w:lastRenderedPageBreak/>
        <w:drawing>
          <wp:inline distT="0" distB="0" distL="0" distR="0" wp14:anchorId="0B61688F" wp14:editId="161F7B6D">
            <wp:extent cx="5943600" cy="396240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pic:spPr>
                </pic:pic>
              </a:graphicData>
            </a:graphic>
          </wp:inline>
        </w:drawing>
      </w:r>
    </w:p>
    <w:p w14:paraId="57ED1680" w14:textId="229AE0C2"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10.</w:t>
      </w:r>
      <w:r>
        <w:rPr>
          <w:rFonts w:ascii="Times New Roman" w:eastAsia="Times New Roman" w:hAnsi="Times New Roman" w:cs="Times New Roman"/>
        </w:rPr>
        <w:t xml:space="preserve"> Per site genetic diversity (theta, </w:t>
      </w:r>
      <m:oMath>
        <m:r>
          <w:rPr>
            <w:rFonts w:ascii="Cambria Math" w:hAnsi="Cambria Math"/>
          </w:rPr>
          <m:t>θ</m:t>
        </m:r>
      </m:oMath>
      <w:r>
        <w:rPr>
          <w:rFonts w:ascii="Times New Roman" w:eastAsia="Times New Roman" w:hAnsi="Times New Roman" w:cs="Times New Roman"/>
        </w:rPr>
        <w:t xml:space="preserve">) for birth years from 1995 to 2020 </w:t>
      </w:r>
      <w:r>
        <w:rPr>
          <w:rFonts w:ascii="Times New Roman" w:eastAsia="Times New Roman" w:hAnsi="Times New Roman" w:cs="Times New Roman"/>
          <w:bCs/>
          <w:iCs/>
          <w:lang w:val="en"/>
        </w:rPr>
        <w:t>with regression lines and 0.95 confidence intervals</w:t>
      </w:r>
      <w:r>
        <w:rPr>
          <w:rFonts w:ascii="Times New Roman" w:eastAsia="Times New Roman" w:hAnsi="Times New Roman" w:cs="Times New Roman"/>
        </w:rPr>
        <w:t xml:space="preserve">. We used two theta estimates: </w:t>
      </w:r>
      <w:r>
        <w:rPr>
          <w:rFonts w:ascii="Times New Roman" w:eastAsia="Times New Roman" w:hAnsi="Times New Roman" w:cs="Times New Roman"/>
          <w:bCs/>
          <w:iCs/>
          <w:lang w:val="en"/>
        </w:rPr>
        <w:t xml:space="preserve">normalized number of segregating sites (Watterson,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and average pairwise nucleotide differences (Pi,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xml:space="preserve">). Here we see that genetic diversity as measured by </w:t>
      </w:r>
      <m:oMath>
        <m:sSub>
          <m:sSubPr>
            <m:ctrlPr>
              <w:rPr>
                <w:rFonts w:ascii="Cambria Math" w:hAnsi="Cambria Math"/>
              </w:rPr>
            </m:ctrlPr>
          </m:sSubPr>
          <m:e>
            <m:r>
              <w:rPr>
                <w:rFonts w:ascii="Cambria Math" w:hAnsi="Cambria Math"/>
              </w:rPr>
              <m:t>θ</m:t>
            </m:r>
          </m:e>
          <m:sub>
            <m:r>
              <w:rPr>
                <w:rFonts w:ascii="Cambria Math" w:hAnsi="Cambria Math"/>
              </w:rPr>
              <m:t>π</m:t>
            </m:r>
          </m:sub>
        </m:sSub>
      </m:oMath>
      <w:r>
        <w:rPr>
          <w:rFonts w:ascii="Times New Roman" w:eastAsia="Times New Roman" w:hAnsi="Times New Roman" w:cs="Times New Roman"/>
          <w:bCs/>
          <w:iCs/>
          <w:lang w:val="en"/>
        </w:rPr>
        <w:t xml:space="preserve">  and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decline from 1995 to 2020. The more substantial decrease observed in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ascii="Times New Roman" w:eastAsia="Times New Roman" w:hAnsi="Times New Roman" w:cs="Times New Roman"/>
          <w:bCs/>
          <w:iCs/>
          <w:lang w:val="en"/>
        </w:rPr>
        <w:t xml:space="preserve"> is expected when a population has declined or is currently declining in size, because low frequency alleles are rapidly lost from a population. </w:t>
      </w:r>
      <w:del w:id="5" w:author="Shannon Erica Kendal Joslin" w:date="2021-07-26T06:18:00Z">
        <w:r w:rsidDel="006528B8">
          <w:rPr>
            <w:rFonts w:ascii="Times New Roman" w:eastAsia="Times New Roman" w:hAnsi="Times New Roman" w:cs="Times New Roman"/>
            <w:bCs/>
            <w:iCs/>
            <w:lang w:val="en"/>
          </w:rPr>
          <w:delText xml:space="preserve">The slight uptick in genetic diversity for both </w:delText>
        </w:r>
      </w:del>
      <m:oMath>
        <m:sSub>
          <m:sSubPr>
            <m:ctrlPr>
              <w:del w:id="6" w:author="Shannon Erica Kendal Joslin" w:date="2021-07-26T06:18:00Z">
                <w:rPr>
                  <w:rFonts w:ascii="Cambria Math" w:hAnsi="Cambria Math"/>
                </w:rPr>
              </w:del>
            </m:ctrlPr>
          </m:sSubPr>
          <m:e>
            <m:r>
              <w:del w:id="7" w:author="Shannon Erica Kendal Joslin" w:date="2021-07-26T06:18:00Z">
                <w:rPr>
                  <w:rFonts w:ascii="Cambria Math" w:hAnsi="Cambria Math"/>
                </w:rPr>
                <m:t>θ</m:t>
              </w:del>
            </m:r>
          </m:e>
          <m:sub>
            <m:r>
              <w:del w:id="8" w:author="Shannon Erica Kendal Joslin" w:date="2021-07-26T06:18:00Z">
                <w:rPr>
                  <w:rFonts w:ascii="Cambria Math" w:hAnsi="Cambria Math"/>
                </w:rPr>
                <m:t>π</m:t>
              </w:del>
            </m:r>
          </m:sub>
        </m:sSub>
      </m:oMath>
      <w:del w:id="9" w:author="Shannon Erica Kendal Joslin" w:date="2021-07-26T06:18:00Z">
        <w:r w:rsidDel="006528B8">
          <w:rPr>
            <w:rFonts w:ascii="Times New Roman" w:eastAsia="Times New Roman" w:hAnsi="Times New Roman" w:cs="Times New Roman"/>
            <w:bCs/>
            <w:iCs/>
            <w:lang w:val="en"/>
          </w:rPr>
          <w:delText xml:space="preserve"> and </w:delText>
        </w:r>
      </w:del>
      <m:oMath>
        <m:sSub>
          <m:sSubPr>
            <m:ctrlPr>
              <w:del w:id="10" w:author="Shannon Erica Kendal Joslin" w:date="2021-07-26T06:18:00Z">
                <w:rPr>
                  <w:rFonts w:ascii="Cambria Math" w:hAnsi="Cambria Math"/>
                </w:rPr>
              </w:del>
            </m:ctrlPr>
          </m:sSubPr>
          <m:e>
            <m:r>
              <w:del w:id="11" w:author="Shannon Erica Kendal Joslin" w:date="2021-07-26T06:18:00Z">
                <w:rPr>
                  <w:rFonts w:ascii="Cambria Math" w:hAnsi="Cambria Math"/>
                </w:rPr>
                <m:t>θ</m:t>
              </w:del>
            </m:r>
          </m:e>
          <m:sub>
            <m:r>
              <w:del w:id="12" w:author="Shannon Erica Kendal Joslin" w:date="2021-07-26T06:18:00Z">
                <w:rPr>
                  <w:rFonts w:ascii="Cambria Math" w:hAnsi="Cambria Math"/>
                </w:rPr>
                <m:t>S</m:t>
              </w:del>
            </m:r>
          </m:sub>
        </m:sSub>
      </m:oMath>
      <w:del w:id="13" w:author="Shannon Erica Kendal Joslin" w:date="2021-07-26T06:18:00Z">
        <w:r w:rsidDel="006528B8">
          <w:rPr>
            <w:rFonts w:ascii="Times New Roman" w:eastAsia="Times New Roman" w:hAnsi="Times New Roman" w:cs="Times New Roman"/>
            <w:bCs/>
            <w:iCs/>
            <w:lang w:val="en"/>
          </w:rPr>
          <w:delText xml:space="preserve"> shown in the 2018 to 2020 cohort is likely due to a technical artifact created from a mandatory change in the number of base pairs attached to a given RAD-tag in the laboratory. Previous years (1995 to 2017) had two sets of 100 base pairs associated with each tag, whereas 2018 to 2020 at 150 base pairs associated––an increase of 50%. Thus, more base pair substitutions leading to an increase in </w:delText>
        </w:r>
      </w:del>
      <m:oMath>
        <m:sSub>
          <m:sSubPr>
            <m:ctrlPr>
              <w:del w:id="14" w:author="Shannon Erica Kendal Joslin" w:date="2021-07-26T06:18:00Z">
                <w:rPr>
                  <w:rFonts w:ascii="Cambria Math" w:hAnsi="Cambria Math"/>
                </w:rPr>
              </w:del>
            </m:ctrlPr>
          </m:sSubPr>
          <m:e>
            <m:r>
              <w:del w:id="15" w:author="Shannon Erica Kendal Joslin" w:date="2021-07-26T06:18:00Z">
                <w:rPr>
                  <w:rFonts w:ascii="Cambria Math" w:hAnsi="Cambria Math"/>
                </w:rPr>
                <m:t>θ</m:t>
              </w:del>
            </m:r>
          </m:e>
          <m:sub>
            <m:r>
              <w:del w:id="16" w:author="Shannon Erica Kendal Joslin" w:date="2021-07-26T06:18:00Z">
                <w:rPr>
                  <w:rFonts w:ascii="Cambria Math" w:hAnsi="Cambria Math"/>
                </w:rPr>
                <m:t>π</m:t>
              </w:del>
            </m:r>
          </m:sub>
        </m:sSub>
      </m:oMath>
      <w:del w:id="17" w:author="Shannon Erica Kendal Joslin" w:date="2021-07-26T06:18:00Z">
        <w:r w:rsidDel="006528B8">
          <w:rPr>
            <w:rFonts w:ascii="Times New Roman" w:eastAsia="Times New Roman" w:hAnsi="Times New Roman" w:cs="Times New Roman"/>
            <w:bCs/>
            <w:iCs/>
            <w:lang w:val="en"/>
          </w:rPr>
          <w:delText xml:space="preserve"> and </w:delText>
        </w:r>
      </w:del>
      <m:oMath>
        <m:sSub>
          <m:sSubPr>
            <m:ctrlPr>
              <w:del w:id="18" w:author="Shannon Erica Kendal Joslin" w:date="2021-07-26T06:18:00Z">
                <w:rPr>
                  <w:rFonts w:ascii="Cambria Math" w:hAnsi="Cambria Math"/>
                </w:rPr>
              </w:del>
            </m:ctrlPr>
          </m:sSubPr>
          <m:e>
            <m:r>
              <w:del w:id="19" w:author="Shannon Erica Kendal Joslin" w:date="2021-07-26T06:18:00Z">
                <w:rPr>
                  <w:rFonts w:ascii="Cambria Math" w:hAnsi="Cambria Math"/>
                </w:rPr>
                <m:t>θ</m:t>
              </w:del>
            </m:r>
          </m:e>
          <m:sub>
            <m:r>
              <w:del w:id="20" w:author="Shannon Erica Kendal Joslin" w:date="2021-07-26T06:18:00Z">
                <w:rPr>
                  <w:rFonts w:ascii="Cambria Math" w:hAnsi="Cambria Math"/>
                </w:rPr>
                <m:t>S</m:t>
              </w:del>
            </m:r>
          </m:sub>
        </m:sSub>
      </m:oMath>
      <w:del w:id="21" w:author="Shannon Erica Kendal Joslin" w:date="2021-07-26T06:18:00Z">
        <w:r w:rsidDel="006528B8">
          <w:rPr>
            <w:rFonts w:ascii="Times New Roman" w:eastAsia="Times New Roman" w:hAnsi="Times New Roman" w:cs="Times New Roman"/>
            <w:bCs/>
            <w:iCs/>
            <w:lang w:val="en"/>
          </w:rPr>
          <w:delText>were likely captured on each tag.</w:delText>
        </w:r>
      </w:del>
    </w:p>
    <w:p w14:paraId="3D850909" w14:textId="77777777" w:rsidR="002C44A7" w:rsidRDefault="0049130D">
      <w:pPr>
        <w:rPr>
          <w:rFonts w:ascii="Times New Roman" w:eastAsia="Times New Roman" w:hAnsi="Times New Roman" w:cs="Times New Roman"/>
        </w:rPr>
      </w:pPr>
      <w:r>
        <w:br w:type="page"/>
      </w:r>
    </w:p>
    <w:p w14:paraId="33B8849F" w14:textId="77777777" w:rsidR="002C44A7" w:rsidRDefault="0049130D">
      <w:pPr>
        <w:spacing w:line="276" w:lineRule="auto"/>
        <w:rPr>
          <w:rFonts w:eastAsia="Times New Roman" w:cs="Times New Roman"/>
          <w:i/>
        </w:rPr>
      </w:pPr>
      <w:r>
        <w:rPr>
          <w:rFonts w:eastAsia="Times New Roman" w:cs="Times New Roman"/>
          <w:i/>
          <w:noProof/>
        </w:rPr>
        <w:lastRenderedPageBreak/>
        <w:drawing>
          <wp:anchor distT="0" distB="0" distL="0" distR="0" simplePos="0" relativeHeight="2" behindDoc="0" locked="0" layoutInCell="1" allowOverlap="1" wp14:anchorId="78752EB9" wp14:editId="428E7089">
            <wp:simplePos x="0" y="0"/>
            <wp:positionH relativeFrom="column">
              <wp:posOffset>1012190</wp:posOffset>
            </wp:positionH>
            <wp:positionV relativeFrom="paragraph">
              <wp:posOffset>93345</wp:posOffset>
            </wp:positionV>
            <wp:extent cx="3844290" cy="2669540"/>
            <wp:effectExtent l="0" t="0" r="0" b="0"/>
            <wp:wrapSquare wrapText="largest"/>
            <wp:docPr id="13" name="Image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Diagram&#10;&#10;Description automatically generated"/>
                    <pic:cNvPicPr>
                      <a:picLocks noChangeAspect="1" noChangeArrowheads="1"/>
                    </pic:cNvPicPr>
                  </pic:nvPicPr>
                  <pic:blipFill>
                    <a:blip r:embed="rId14"/>
                    <a:stretch>
                      <a:fillRect/>
                    </a:stretch>
                  </pic:blipFill>
                  <pic:spPr bwMode="auto">
                    <a:xfrm>
                      <a:off x="0" y="0"/>
                      <a:ext cx="3844290" cy="2669540"/>
                    </a:xfrm>
                    <a:prstGeom prst="rect">
                      <a:avLst/>
                    </a:prstGeom>
                  </pic:spPr>
                </pic:pic>
              </a:graphicData>
            </a:graphic>
          </wp:anchor>
        </w:drawing>
      </w:r>
    </w:p>
    <w:p w14:paraId="48C4A63F" w14:textId="77777777" w:rsidR="002C44A7" w:rsidRDefault="002C44A7">
      <w:pPr>
        <w:spacing w:line="276" w:lineRule="auto"/>
        <w:rPr>
          <w:rFonts w:eastAsia="Times New Roman" w:cs="Times New Roman"/>
          <w:i/>
        </w:rPr>
      </w:pPr>
    </w:p>
    <w:p w14:paraId="3B2A9A99" w14:textId="77777777" w:rsidR="002C44A7" w:rsidRDefault="002C44A7">
      <w:pPr>
        <w:spacing w:line="276" w:lineRule="auto"/>
        <w:rPr>
          <w:rFonts w:eastAsia="Times New Roman" w:cs="Times New Roman"/>
          <w:i/>
        </w:rPr>
      </w:pPr>
    </w:p>
    <w:p w14:paraId="6C79C602" w14:textId="77777777" w:rsidR="002C44A7" w:rsidRDefault="002C44A7">
      <w:pPr>
        <w:spacing w:line="276" w:lineRule="auto"/>
        <w:rPr>
          <w:rFonts w:eastAsia="Times New Roman" w:cs="Times New Roman"/>
          <w:i/>
        </w:rPr>
      </w:pPr>
    </w:p>
    <w:p w14:paraId="16AE202F" w14:textId="77777777" w:rsidR="002C44A7" w:rsidRDefault="002C44A7">
      <w:pPr>
        <w:spacing w:line="276" w:lineRule="auto"/>
        <w:rPr>
          <w:rFonts w:eastAsia="Times New Roman" w:cs="Times New Roman"/>
          <w:i/>
        </w:rPr>
      </w:pPr>
    </w:p>
    <w:p w14:paraId="31155C74" w14:textId="77777777" w:rsidR="002C44A7" w:rsidRDefault="002C44A7">
      <w:pPr>
        <w:spacing w:line="276" w:lineRule="auto"/>
        <w:rPr>
          <w:rFonts w:eastAsia="Times New Roman" w:cs="Times New Roman"/>
          <w:i/>
        </w:rPr>
      </w:pPr>
    </w:p>
    <w:p w14:paraId="1B889C85" w14:textId="77777777" w:rsidR="002C44A7" w:rsidRDefault="002C44A7">
      <w:pPr>
        <w:spacing w:line="276" w:lineRule="auto"/>
        <w:rPr>
          <w:rFonts w:eastAsia="Times New Roman" w:cs="Times New Roman"/>
          <w:i/>
        </w:rPr>
      </w:pPr>
    </w:p>
    <w:p w14:paraId="62E94DA4" w14:textId="77777777" w:rsidR="002C44A7" w:rsidRDefault="002C44A7">
      <w:pPr>
        <w:spacing w:line="276" w:lineRule="auto"/>
        <w:rPr>
          <w:rFonts w:eastAsia="Times New Roman" w:cs="Times New Roman"/>
          <w:i/>
        </w:rPr>
      </w:pPr>
    </w:p>
    <w:p w14:paraId="2B5476AE" w14:textId="77777777" w:rsidR="002C44A7" w:rsidRDefault="002C44A7">
      <w:pPr>
        <w:spacing w:line="276" w:lineRule="auto"/>
        <w:rPr>
          <w:rFonts w:eastAsia="Times New Roman" w:cs="Times New Roman"/>
          <w:i/>
        </w:rPr>
      </w:pPr>
    </w:p>
    <w:p w14:paraId="6259AC7A" w14:textId="77777777" w:rsidR="002C44A7" w:rsidRDefault="002C44A7">
      <w:pPr>
        <w:spacing w:line="276" w:lineRule="auto"/>
        <w:rPr>
          <w:rFonts w:eastAsia="Times New Roman" w:cs="Times New Roman"/>
          <w:i/>
        </w:rPr>
      </w:pPr>
    </w:p>
    <w:p w14:paraId="253AB829" w14:textId="77777777" w:rsidR="002C44A7" w:rsidRDefault="002C44A7">
      <w:pPr>
        <w:spacing w:line="276" w:lineRule="auto"/>
        <w:rPr>
          <w:rFonts w:eastAsia="Times New Roman" w:cs="Times New Roman"/>
          <w:i/>
        </w:rPr>
      </w:pPr>
    </w:p>
    <w:p w14:paraId="58B7CFB0" w14:textId="77777777" w:rsidR="002C44A7" w:rsidRDefault="002C44A7">
      <w:pPr>
        <w:spacing w:line="276" w:lineRule="auto"/>
        <w:rPr>
          <w:rFonts w:eastAsia="Times New Roman" w:cs="Times New Roman"/>
          <w:i/>
        </w:rPr>
      </w:pPr>
    </w:p>
    <w:p w14:paraId="1EA78821" w14:textId="77777777" w:rsidR="002C44A7" w:rsidRDefault="002C44A7">
      <w:pPr>
        <w:spacing w:line="276" w:lineRule="auto"/>
        <w:rPr>
          <w:rFonts w:eastAsia="Times New Roman" w:cs="Times New Roman"/>
          <w:i/>
        </w:rPr>
      </w:pPr>
    </w:p>
    <w:p w14:paraId="1C1E10C3" w14:textId="77777777" w:rsidR="002C44A7" w:rsidRDefault="002C44A7">
      <w:pPr>
        <w:spacing w:line="276" w:lineRule="auto"/>
        <w:rPr>
          <w:rFonts w:eastAsia="Times New Roman" w:cs="Times New Roman"/>
          <w:i/>
        </w:rPr>
      </w:pPr>
    </w:p>
    <w:p w14:paraId="4875DA36" w14:textId="77777777" w:rsidR="002C44A7" w:rsidRDefault="002C44A7">
      <w:pPr>
        <w:spacing w:line="276" w:lineRule="auto"/>
        <w:rPr>
          <w:rFonts w:eastAsia="Times New Roman" w:cs="Times New Roman"/>
          <w:i/>
        </w:rPr>
      </w:pPr>
    </w:p>
    <w:p w14:paraId="6C412D7F" w14:textId="77777777" w:rsidR="002C44A7" w:rsidRDefault="002C44A7">
      <w:pPr>
        <w:spacing w:line="276" w:lineRule="auto"/>
        <w:rPr>
          <w:rFonts w:eastAsia="Times New Roman" w:cs="Times New Roman"/>
          <w:i/>
        </w:rPr>
      </w:pPr>
    </w:p>
    <w:p w14:paraId="1B7B3FD9"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11.</w:t>
      </w:r>
      <w:r>
        <w:rPr>
          <w:rFonts w:ascii="Times New Roman" w:eastAsia="Times New Roman" w:hAnsi="Times New Roman" w:cs="Times New Roman"/>
        </w:rPr>
        <w:t xml:space="preserve"> Experimental design. DI = Domestication Index. Green boxes show the four groups based on their DI value: low DI </w:t>
      </w:r>
      <w:r>
        <w:rPr>
          <w:rFonts w:ascii="Times New Roman" w:eastAsia="Times New Roman" w:hAnsi="Times New Roman" w:cs="Times New Roman"/>
          <w:color w:val="000000"/>
          <w:lang w:val="en"/>
        </w:rPr>
        <w:t xml:space="preserve">(0 &lt; DI ≤ 2, </w:t>
      </w:r>
      <w:r>
        <w:rPr>
          <w:rFonts w:ascii="Times New Roman" w:eastAsia="Times New Roman" w:hAnsi="Times New Roman" w:cs="Times New Roman"/>
        </w:rPr>
        <w:t>48 individuals), medium DI (</w:t>
      </w:r>
      <w:r>
        <w:rPr>
          <w:rFonts w:ascii="Times New Roman" w:eastAsia="Times New Roman" w:hAnsi="Times New Roman" w:cs="Times New Roman"/>
          <w:color w:val="000000"/>
          <w:lang w:val="en"/>
        </w:rPr>
        <w:t xml:space="preserve">3 ≤ DI ≤ 4, </w:t>
      </w:r>
      <w:r>
        <w:rPr>
          <w:rFonts w:ascii="Times New Roman" w:eastAsia="Times New Roman" w:hAnsi="Times New Roman" w:cs="Times New Roman"/>
        </w:rPr>
        <w:t>96 individuals), high DI (DI</w:t>
      </w:r>
      <w:r>
        <w:rPr>
          <w:rFonts w:ascii="Times New Roman" w:eastAsia="Times New Roman" w:hAnsi="Times New Roman" w:cs="Times New Roman"/>
          <w:color w:val="000000"/>
          <w:lang w:val="en"/>
        </w:rPr>
        <w:t xml:space="preserve">≥7, </w:t>
      </w:r>
      <w:r>
        <w:rPr>
          <w:rFonts w:ascii="Times New Roman" w:eastAsia="Times New Roman" w:hAnsi="Times New Roman" w:cs="Times New Roman"/>
        </w:rPr>
        <w:t>48 individuals), wild (</w:t>
      </w:r>
      <w:r>
        <w:rPr>
          <w:rFonts w:ascii="Times New Roman" w:eastAsia="Times New Roman" w:hAnsi="Times New Roman" w:cs="Times New Roman"/>
          <w:color w:val="000000"/>
          <w:lang w:val="en"/>
        </w:rPr>
        <w:t xml:space="preserve">DI = 0, </w:t>
      </w:r>
      <w:r>
        <w:rPr>
          <w:rFonts w:ascii="Times New Roman" w:eastAsia="Times New Roman" w:hAnsi="Times New Roman" w:cs="Times New Roman"/>
        </w:rPr>
        <w:t xml:space="preserve">48 individuals). Pink boxes show two groups based on their recovery rate within the medium DI group: high offspring recovery rate </w:t>
      </w:r>
      <w:r>
        <w:rPr>
          <w:rFonts w:ascii="Times New Roman" w:eastAsia="Times New Roman" w:hAnsi="Times New Roman" w:cs="Times New Roman"/>
          <w:color w:val="000000"/>
          <w:lang w:val="en"/>
        </w:rPr>
        <w:t xml:space="preserve">(≥ 0.7, </w:t>
      </w:r>
      <w:r>
        <w:rPr>
          <w:rFonts w:ascii="Times New Roman" w:eastAsia="Times New Roman" w:hAnsi="Times New Roman" w:cs="Times New Roman"/>
        </w:rPr>
        <w:t xml:space="preserve">48 individuals) and low offspring recovery rate </w:t>
      </w:r>
      <w:r>
        <w:rPr>
          <w:rFonts w:ascii="Times New Roman" w:eastAsia="Times New Roman" w:hAnsi="Times New Roman" w:cs="Times New Roman"/>
          <w:color w:val="000000"/>
          <w:lang w:val="en"/>
        </w:rPr>
        <w:t xml:space="preserve">(≤ 0.3, </w:t>
      </w:r>
      <w:r>
        <w:rPr>
          <w:rFonts w:ascii="Times New Roman" w:eastAsia="Times New Roman" w:hAnsi="Times New Roman" w:cs="Times New Roman"/>
        </w:rPr>
        <w:t xml:space="preserve">48 individuals). </w:t>
      </w:r>
    </w:p>
    <w:p w14:paraId="624D3216" w14:textId="77777777" w:rsidR="002C44A7" w:rsidRDefault="0049130D">
      <w:pPr>
        <w:rPr>
          <w:rFonts w:ascii="Times New Roman" w:eastAsia="Times New Roman" w:hAnsi="Times New Roman" w:cs="Times New Roman"/>
          <w:b/>
          <w:bCs/>
        </w:rPr>
      </w:pPr>
      <w:r>
        <w:br w:type="page"/>
      </w:r>
    </w:p>
    <w:p w14:paraId="4687500E" w14:textId="77777777" w:rsidR="002C44A7" w:rsidRDefault="0049130D">
      <w:pPr>
        <w:rPr>
          <w:rFonts w:ascii="Times New Roman" w:eastAsia="Times New Roman" w:hAnsi="Times New Roman" w:cs="Times New Roman"/>
          <w:b/>
          <w:bCs/>
        </w:rPr>
      </w:pPr>
      <w:r>
        <w:rPr>
          <w:noProof/>
        </w:rPr>
        <w:lastRenderedPageBreak/>
        <w:drawing>
          <wp:inline distT="0" distB="0" distL="0" distR="0" wp14:anchorId="6D7FFF06" wp14:editId="62677F6A">
            <wp:extent cx="4711700" cy="3035300"/>
            <wp:effectExtent l="0" t="0" r="0" b="0"/>
            <wp:docPr id="14"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scatter chart&#10;&#10;Description automatically generated"/>
                    <pic:cNvPicPr>
                      <a:picLocks noChangeAspect="1" noChangeArrowheads="1"/>
                    </pic:cNvPicPr>
                  </pic:nvPicPr>
                  <pic:blipFill>
                    <a:blip r:embed="rId15"/>
                    <a:stretch>
                      <a:fillRect/>
                    </a:stretch>
                  </pic:blipFill>
                  <pic:spPr bwMode="auto">
                    <a:xfrm>
                      <a:off x="0" y="0"/>
                      <a:ext cx="4711700" cy="3035300"/>
                    </a:xfrm>
                    <a:prstGeom prst="rect">
                      <a:avLst/>
                    </a:prstGeom>
                  </pic:spPr>
                </pic:pic>
              </a:graphicData>
            </a:graphic>
          </wp:inline>
        </w:drawing>
      </w:r>
    </w:p>
    <w:p w14:paraId="50170FAA"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 xml:space="preserve">Figure 12. </w:t>
      </w:r>
      <w:r>
        <w:rPr>
          <w:rFonts w:ascii="Times New Roman" w:eastAsia="Times New Roman" w:hAnsi="Times New Roman" w:cs="Times New Roman"/>
        </w:rPr>
        <w:t xml:space="preserve">Distribution of individuals in the four groups based on their aligned-read and genotype call count (individuals with lower number of aligned-read count have lower number of genotype counts). Each dot represents an individual and color represents a group. X-axis is number of aligned-read and y-axis is the number of </w:t>
      </w:r>
      <w:proofErr w:type="gramStart"/>
      <w:r>
        <w:rPr>
          <w:rFonts w:ascii="Times New Roman" w:eastAsia="Times New Roman" w:hAnsi="Times New Roman" w:cs="Times New Roman"/>
        </w:rPr>
        <w:t>genotype</w:t>
      </w:r>
      <w:proofErr w:type="gramEnd"/>
      <w:r>
        <w:rPr>
          <w:rFonts w:ascii="Times New Roman" w:eastAsia="Times New Roman" w:hAnsi="Times New Roman" w:cs="Times New Roman"/>
        </w:rPr>
        <w:t xml:space="preserve"> calls for each individuals. Based on the distribution, an aligned-read per individual ranging between 3,000,000bp to 6,000,000bp were chosen.</w:t>
      </w:r>
    </w:p>
    <w:p w14:paraId="1FC0B9C9" w14:textId="77777777" w:rsidR="002C44A7" w:rsidRDefault="002C44A7">
      <w:pPr>
        <w:rPr>
          <w:rFonts w:ascii="Times New Roman" w:eastAsia="Times New Roman" w:hAnsi="Times New Roman" w:cs="Times New Roman"/>
        </w:rPr>
        <w:sectPr w:rsidR="002C44A7">
          <w:pgSz w:w="12240" w:h="15840"/>
          <w:pgMar w:top="1440" w:right="1440" w:bottom="1440" w:left="1440" w:header="0" w:footer="0" w:gutter="0"/>
          <w:cols w:space="720"/>
          <w:formProt w:val="0"/>
          <w:docGrid w:linePitch="360"/>
        </w:sectPr>
      </w:pPr>
    </w:p>
    <w:p w14:paraId="3FA4235E" w14:textId="77777777" w:rsidR="002C44A7" w:rsidRDefault="0049130D">
      <w:pP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anchor distT="0" distB="0" distL="0" distR="6350" simplePos="0" relativeHeight="3" behindDoc="0" locked="0" layoutInCell="1" allowOverlap="1" wp14:anchorId="378FF7A0" wp14:editId="291B811B">
            <wp:simplePos x="0" y="0"/>
            <wp:positionH relativeFrom="column">
              <wp:posOffset>541020</wp:posOffset>
            </wp:positionH>
            <wp:positionV relativeFrom="paragraph">
              <wp:posOffset>346075</wp:posOffset>
            </wp:positionV>
            <wp:extent cx="6991350" cy="3165475"/>
            <wp:effectExtent l="0" t="0" r="0" b="0"/>
            <wp:wrapTopAndBottom/>
            <wp:docPr id="15" name="Image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Chart, timeline&#10;&#10;Description automatically generated"/>
                    <pic:cNvPicPr>
                      <a:picLocks noChangeAspect="1" noChangeArrowheads="1"/>
                    </pic:cNvPicPr>
                  </pic:nvPicPr>
                  <pic:blipFill>
                    <a:blip r:embed="rId16"/>
                    <a:stretch>
                      <a:fillRect/>
                    </a:stretch>
                  </pic:blipFill>
                  <pic:spPr bwMode="auto">
                    <a:xfrm>
                      <a:off x="0" y="0"/>
                      <a:ext cx="6991350" cy="3165475"/>
                    </a:xfrm>
                    <a:prstGeom prst="rect">
                      <a:avLst/>
                    </a:prstGeom>
                  </pic:spPr>
                </pic:pic>
              </a:graphicData>
            </a:graphic>
          </wp:anchor>
        </w:drawing>
      </w:r>
    </w:p>
    <w:p w14:paraId="16EDB4B4" w14:textId="77777777" w:rsidR="002C44A7" w:rsidRDefault="002C44A7">
      <w:pPr>
        <w:ind w:left="-360"/>
        <w:rPr>
          <w:rFonts w:ascii="Times New Roman" w:eastAsia="Times New Roman" w:hAnsi="Times New Roman" w:cs="Times New Roman"/>
          <w:b/>
          <w:bCs/>
        </w:rPr>
      </w:pPr>
    </w:p>
    <w:p w14:paraId="26CE2483" w14:textId="72B9ABFC" w:rsidR="002C44A7" w:rsidRDefault="0049130D">
      <w:pPr>
        <w:rPr>
          <w:rFonts w:ascii="Times New Roman" w:eastAsia="Times New Roman" w:hAnsi="Times New Roman" w:cs="Times New Roman"/>
        </w:rPr>
        <w:sectPr w:rsidR="002C44A7">
          <w:pgSz w:w="15840" w:h="12240" w:orient="landscape"/>
          <w:pgMar w:top="1440" w:right="1440" w:bottom="1440" w:left="1440" w:header="0" w:footer="0" w:gutter="0"/>
          <w:cols w:space="720"/>
          <w:formProt w:val="0"/>
          <w:docGrid w:linePitch="360"/>
        </w:sectPr>
      </w:pPr>
      <w:r>
        <w:rPr>
          <w:rFonts w:ascii="Times New Roman" w:eastAsia="Times New Roman" w:hAnsi="Times New Roman" w:cs="Times New Roman"/>
          <w:b/>
          <w:bCs/>
        </w:rPr>
        <w:t>Figure 13.</w:t>
      </w:r>
      <w:r>
        <w:rPr>
          <w:rFonts w:ascii="Times New Roman" w:eastAsia="Times New Roman" w:hAnsi="Times New Roman" w:cs="Times New Roman"/>
        </w:rPr>
        <w:t xml:space="preserve"> Pairwise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sliding window analysis. X-axis: position on a chromosome, Y-axis: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value of each window. Each dot represents a window and red dot represents significant windows (p≤0.001). a) comparison 1 between wild/low DI group vs. medium/high DI group. Elevated regions on Chromosomes 15 and 22 are significant (lg 15 and lg22). b) comparison 2 between wild groups and hatchery (low/medium/high DI) group. Elevated regions on Chromosomes 4, 10, 13, 15, 16, 19, 22, 23, and 26 are significant. Elevated regions on Chromosomes 15 and 22 presenting in </w:t>
      </w:r>
      <w:proofErr w:type="gramStart"/>
      <w:r>
        <w:rPr>
          <w:rFonts w:ascii="Times New Roman" w:eastAsia="Times New Roman" w:hAnsi="Times New Roman" w:cs="Times New Roman"/>
        </w:rPr>
        <w:t>the both</w:t>
      </w:r>
      <w:proofErr w:type="gramEnd"/>
      <w:r>
        <w:rPr>
          <w:rFonts w:ascii="Times New Roman" w:eastAsia="Times New Roman" w:hAnsi="Times New Roman" w:cs="Times New Roman"/>
        </w:rPr>
        <w:t xml:space="preserve"> comparison are more likely to be under domestication selection.</w:t>
      </w:r>
    </w:p>
    <w:p w14:paraId="49A362C6" w14:textId="77777777" w:rsidR="002C44A7" w:rsidRDefault="0049130D" w:rsidP="009F55DB">
      <w:pPr>
        <w:spacing w:before="5318"/>
        <w:ind w:right="-540"/>
        <w:rPr>
          <w:rFonts w:ascii="Times New Roman" w:eastAsia="Times New Roman" w:hAnsi="Times New Roman" w:cs="Times New Roman"/>
          <w:bCs/>
          <w:iCs/>
          <w:lang w:val="en"/>
        </w:rPr>
      </w:pPr>
      <w:r>
        <w:rPr>
          <w:rFonts w:ascii="Times New Roman" w:eastAsia="Times New Roman" w:hAnsi="Times New Roman" w:cs="Times New Roman"/>
          <w:bCs/>
          <w:iCs/>
          <w:noProof/>
          <w:lang w:val="en"/>
        </w:rPr>
        <w:lastRenderedPageBreak/>
        <w:drawing>
          <wp:anchor distT="0" distB="0" distL="0" distR="0" simplePos="0" relativeHeight="4" behindDoc="0" locked="0" layoutInCell="1" allowOverlap="1" wp14:anchorId="1F34A354" wp14:editId="7E5452FF">
            <wp:simplePos x="0" y="0"/>
            <wp:positionH relativeFrom="column">
              <wp:posOffset>-623455</wp:posOffset>
            </wp:positionH>
            <wp:positionV relativeFrom="paragraph">
              <wp:posOffset>434340</wp:posOffset>
            </wp:positionV>
            <wp:extent cx="6332220" cy="3376930"/>
            <wp:effectExtent l="0" t="0" r="0" b="0"/>
            <wp:wrapSquare wrapText="largest"/>
            <wp:docPr id="16" name="Image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Graphical user interface, chart, histogram&#10;&#10;Description automatically generated"/>
                    <pic:cNvPicPr>
                      <a:picLocks noChangeAspect="1" noChangeArrowheads="1"/>
                    </pic:cNvPicPr>
                  </pic:nvPicPr>
                  <pic:blipFill>
                    <a:blip r:embed="rId17"/>
                    <a:stretch>
                      <a:fillRect/>
                    </a:stretch>
                  </pic:blipFill>
                  <pic:spPr bwMode="auto">
                    <a:xfrm>
                      <a:off x="0" y="0"/>
                      <a:ext cx="6332220" cy="3376930"/>
                    </a:xfrm>
                    <a:prstGeom prst="rect">
                      <a:avLst/>
                    </a:prstGeom>
                  </pic:spPr>
                </pic:pic>
              </a:graphicData>
            </a:graphic>
          </wp:anchor>
        </w:drawing>
      </w:r>
    </w:p>
    <w:p w14:paraId="1C112D1C"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bCs/>
        </w:rPr>
        <w:t>Figure 14.</w:t>
      </w:r>
      <w:r>
        <w:rPr>
          <w:rFonts w:ascii="Times New Roman" w:eastAsia="Times New Roman" w:hAnsi="Times New Roman" w:cs="Times New Roman"/>
        </w:rPr>
        <w:t xml:space="preserve"> Higher resolution of pairwise F</w:t>
      </w:r>
      <w:r>
        <w:rPr>
          <w:rFonts w:ascii="Times New Roman" w:eastAsia="Times New Roman" w:hAnsi="Times New Roman" w:cs="Times New Roman"/>
          <w:vertAlign w:val="subscript"/>
        </w:rPr>
        <w:t xml:space="preserve">ST </w:t>
      </w:r>
      <w:r>
        <w:rPr>
          <w:rFonts w:ascii="Times New Roman" w:eastAsia="Times New Roman" w:hAnsi="Times New Roman" w:cs="Times New Roman"/>
        </w:rPr>
        <w:t>sliding window analysis of the candidate regions in the two comparisons. X-axis: position on a chromosome, Y-axis: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value of each window. Red represent comparison 1 and blue represents comparison 2. a) distribution of windows on Chromosome 15 (lg15). b) distribution of windows on Chromosome 22 (lg22). The peaks are located near to the edge of the chromosomes and window distribution follows the same pattern in both comparisons. This strengthens the probability of the region being under selection.</w:t>
      </w:r>
    </w:p>
    <w:p w14:paraId="59FC4338" w14:textId="77777777" w:rsidR="002C44A7" w:rsidRDefault="0049130D">
      <w:pPr>
        <w:rPr>
          <w:rFonts w:ascii="Times New Roman" w:eastAsia="Times New Roman" w:hAnsi="Times New Roman" w:cs="Times New Roman"/>
        </w:rPr>
      </w:pPr>
      <w:r>
        <w:br w:type="page"/>
      </w:r>
    </w:p>
    <w:p w14:paraId="3DAB9017" w14:textId="77777777" w:rsidR="002C44A7" w:rsidRDefault="002C44A7">
      <w:pPr>
        <w:rPr>
          <w:rFonts w:ascii="Times New Roman" w:eastAsia="Times New Roman" w:hAnsi="Times New Roman" w:cs="Times New Roman"/>
        </w:rPr>
      </w:pPr>
    </w:p>
    <w:p w14:paraId="79C38689" w14:textId="77777777" w:rsidR="002C44A7" w:rsidRDefault="0049130D">
      <w:pPr>
        <w:rPr>
          <w:rFonts w:ascii="Times New Roman" w:eastAsia="Times New Roman" w:hAnsi="Times New Roman" w:cs="Times New Roman"/>
        </w:rPr>
      </w:pPr>
      <w:r>
        <w:rPr>
          <w:noProof/>
        </w:rPr>
        <w:drawing>
          <wp:inline distT="0" distB="1270" distL="0" distR="0" wp14:anchorId="32D708EA" wp14:editId="7E7DC415">
            <wp:extent cx="6254115" cy="5116830"/>
            <wp:effectExtent l="0" t="0" r="0" b="0"/>
            <wp:docPr id="17"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A picture containing tree, day&#10;&#10;Description automatically generated"/>
                    <pic:cNvPicPr>
                      <a:picLocks noChangeAspect="1" noChangeArrowheads="1"/>
                    </pic:cNvPicPr>
                  </pic:nvPicPr>
                  <pic:blipFill>
                    <a:blip r:embed="rId18"/>
                    <a:stretch>
                      <a:fillRect/>
                    </a:stretch>
                  </pic:blipFill>
                  <pic:spPr bwMode="auto">
                    <a:xfrm>
                      <a:off x="0" y="0"/>
                      <a:ext cx="6254115" cy="5116830"/>
                    </a:xfrm>
                    <a:prstGeom prst="rect">
                      <a:avLst/>
                    </a:prstGeom>
                  </pic:spPr>
                </pic:pic>
              </a:graphicData>
            </a:graphic>
          </wp:inline>
        </w:drawing>
      </w:r>
    </w:p>
    <w:p w14:paraId="5D0D4136" w14:textId="77777777" w:rsidR="002C44A7" w:rsidRDefault="0049130D">
      <w:pPr>
        <w:rPr>
          <w:rFonts w:ascii="Times New Roman" w:eastAsia="Times New Roman" w:hAnsi="Times New Roman" w:cs="Times New Roman"/>
        </w:rPr>
      </w:pPr>
      <w:r>
        <w:rPr>
          <w:rFonts w:ascii="Times New Roman" w:eastAsia="Times New Roman" w:hAnsi="Times New Roman" w:cs="Times New Roman"/>
          <w:b/>
        </w:rPr>
        <w:t>Figure 15.</w:t>
      </w:r>
      <w:r>
        <w:rPr>
          <w:rFonts w:ascii="Times New Roman" w:eastAsia="Times New Roman" w:hAnsi="Times New Roman" w:cs="Times New Roman"/>
        </w:rPr>
        <w:t xml:space="preserve"> Manhattan plots of each of the 28 male chromosomes. Location on the x axis and </w:t>
      </w:r>
      <m:oMath>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P</m:t>
        </m:r>
      </m:oMath>
      <w:r>
        <w:rPr>
          <w:rFonts w:ascii="Times New Roman" w:eastAsia="Times New Roman" w:hAnsi="Times New Roman" w:cs="Times New Roman"/>
        </w:rPr>
        <w:t xml:space="preserve"> significance on the y axis. Significant SNPs on Chromosome 5 are marked in blue. This region is worthy of continued exploration as many times significant SNPs will indicate a region is associated with a given trait, but the region may not have adequate coverage. High coverage whole genome resequencing is recommended to better survey the region in question.</w:t>
      </w:r>
    </w:p>
    <w:p w14:paraId="608B8FCE" w14:textId="77777777" w:rsidR="002C44A7" w:rsidRDefault="002C44A7"/>
    <w:sectPr w:rsidR="002C44A7">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4A7"/>
    <w:rsid w:val="00092B9A"/>
    <w:rsid w:val="002C44A7"/>
    <w:rsid w:val="003747EB"/>
    <w:rsid w:val="003A55C6"/>
    <w:rsid w:val="0049130D"/>
    <w:rsid w:val="006528B8"/>
    <w:rsid w:val="009F55D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7213242"/>
  <w15:docId w15:val="{36C17267-D2AF-B741-94C1-216B785F9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character" w:customStyle="1" w:styleId="CommentTextChar1">
    <w:name w:val="Comment Text Char1"/>
    <w:basedOn w:val="DefaultParagraphFont"/>
    <w:uiPriority w:val="99"/>
    <w:semiHidden/>
    <w:qFormat/>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character" w:customStyle="1" w:styleId="CommentSubjectChar">
    <w:name w:val="Comment Subject Char"/>
    <w:basedOn w:val="CommentTextChar"/>
    <w:link w:val="CommentSubject"/>
    <w:uiPriority w:val="99"/>
    <w:semiHidden/>
    <w:qFormat/>
    <w:rsid w:val="00572F39"/>
    <w:rPr>
      <w:b/>
      <w:bCs/>
      <w:sz w:val="20"/>
      <w:szCs w:val="20"/>
    </w:rPr>
  </w:style>
  <w:style w:type="character" w:styleId="PlaceholderText">
    <w:name w:val="Placeholder Text"/>
    <w:basedOn w:val="DefaultParagraphFont"/>
    <w:uiPriority w:val="99"/>
    <w:semiHidden/>
    <w:qFormat/>
    <w:rsid w:val="007D50F7"/>
    <w:rPr>
      <w:color w:val="80808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CommentText">
    <w:name w:val="annotation text"/>
    <w:basedOn w:val="Normal"/>
    <w:link w:val="CommentTextChar"/>
    <w:uiPriority w:val="99"/>
    <w:semiHidden/>
    <w:unhideWhenUsed/>
    <w:qFormat/>
    <w:rsid w:val="00DB4792"/>
    <w:rPr>
      <w:sz w:val="20"/>
      <w:szCs w:val="20"/>
    </w:rPr>
  </w:style>
  <w:style w:type="paragraph" w:styleId="CommentSubject">
    <w:name w:val="annotation subject"/>
    <w:basedOn w:val="CommentText"/>
    <w:link w:val="CommentSubjectChar"/>
    <w:uiPriority w:val="99"/>
    <w:semiHidden/>
    <w:unhideWhenUsed/>
    <w:qFormat/>
    <w:rsid w:val="00572F39"/>
    <w:rPr>
      <w:b/>
      <w:bCs/>
    </w:rPr>
  </w:style>
  <w:style w:type="paragraph" w:customStyle="1" w:styleId="FrameContents">
    <w:name w:val="Frame Contents"/>
    <w:basedOn w:val="Normal"/>
    <w:qFormat/>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808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wmf"/><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wmf"/><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w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4205</Words>
  <Characters>23969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dc:description/>
  <cp:lastModifiedBy>Shannon Erica Kendal Joslin</cp:lastModifiedBy>
  <cp:revision>3</cp:revision>
  <dcterms:created xsi:type="dcterms:W3CDTF">2021-07-17T22:05:00Z</dcterms:created>
  <dcterms:modified xsi:type="dcterms:W3CDTF">2021-07-26T13:55:00Z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